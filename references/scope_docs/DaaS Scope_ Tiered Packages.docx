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2">
      <w:pPr>
        <w:spacing w:after="80" w:line="240" w:lineRule="auto"/>
        <w:rPr>
          <w:rFonts w:ascii="Outfit" w:cs="Outfit" w:eastAsia="Outfit" w:hAnsi="Outfit"/>
          <w:sz w:val="20"/>
          <w:szCs w:val="20"/>
        </w:rPr>
      </w:pPr>
      <w:r w:rsidDel="00000000" w:rsidR="00000000" w:rsidRPr="00000000">
        <w:rPr>
          <w:rFonts w:ascii="Outfit" w:cs="Outfit" w:eastAsia="Outfit" w:hAnsi="Outfit"/>
          <w:b w:val="1"/>
          <w:bCs w:val="1"/>
          <w:color w:val="3b82f6"/>
          <w:sz w:val="20"/>
          <w:szCs w:val="20"/>
          <w:rtl w:val="0"/>
        </w:rPr>
        <w:t xml:space="preserve">VERIFIABLE CREDENTIALING INFRASTRUCTURE</w:t>
      </w:r>
      <w:r w:rsidDel="00000000" w:rsidR="00000000" w:rsidRPr="00000000">
        <w:rPr>
          <w:rtl w:val="0"/>
        </w:rPr>
      </w:r>
    </w:p>
    <w:p w:rsidR="00000000" w:rsidDel="00000000" w:rsidP="00000000" w:rsidRDefault="00000000" w:rsidRPr="00000000" w14:paraId="00000003">
      <w:pPr>
        <w:spacing w:before="10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4">
      <w:pPr>
        <w:pStyle w:val="Title"/>
        <w:spacing w:after="40" w:line="240" w:lineRule="auto"/>
        <w:rPr/>
      </w:pPr>
      <w:bookmarkStart w:colFirst="0" w:colLast="0" w:name="_ziierdqumk6q" w:id="0"/>
      <w:bookmarkEnd w:id="0"/>
      <w:r w:rsidDel="00000000" w:rsidR="00000000" w:rsidRPr="00000000">
        <w:rPr>
          <w:rtl w:val="0"/>
        </w:rPr>
        <w:t xml:space="preserve">DaaS Technical Scope</w:t>
      </w:r>
    </w:p>
    <w:p w:rsidR="00000000" w:rsidDel="00000000" w:rsidP="00000000" w:rsidRDefault="00000000" w:rsidRPr="00000000" w14:paraId="00000005">
      <w:pPr>
        <w:pStyle w:val="Title"/>
        <w:spacing w:after="80" w:line="240" w:lineRule="auto"/>
        <w:rPr>
          <w:b w:val="0"/>
          <w:bCs w:val="0"/>
          <w:sz w:val="42"/>
          <w:szCs w:val="42"/>
        </w:rPr>
      </w:pPr>
      <w:bookmarkStart w:colFirst="0" w:colLast="0" w:name="_6quv9gn2wjhc" w:id="1"/>
      <w:bookmarkEnd w:id="1"/>
      <w:r w:rsidDel="00000000" w:rsidR="00000000" w:rsidRPr="00000000">
        <w:rPr>
          <w:b w:val="0"/>
          <w:bCs w:val="0"/>
          <w:sz w:val="42"/>
          <w:szCs w:val="42"/>
          <w:rtl w:val="0"/>
        </w:rPr>
        <w:t xml:space="preserve">Alternatives for Governments</w:t>
      </w:r>
    </w:p>
    <w:p w:rsidR="00000000" w:rsidDel="00000000" w:rsidP="00000000" w:rsidRDefault="00000000" w:rsidRPr="00000000" w14:paraId="00000006">
      <w:pPr>
        <w:pBdr>
          <w:bottom w:color="3b82f6" w:space="1" w:sz="6" w:val="single"/>
        </w:pBdr>
        <w:spacing w:after="200" w:before="6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7">
      <w:pPr>
        <w:pStyle w:val="Subtitle"/>
        <w:spacing w:after="300" w:line="240" w:lineRule="auto"/>
        <w:rPr/>
      </w:pPr>
      <w:bookmarkStart w:colFirst="0" w:colLast="0" w:name="_nsk8625pqtam" w:id="2"/>
      <w:bookmarkEnd w:id="2"/>
      <w:r w:rsidDel="00000000" w:rsidR="00000000" w:rsidRPr="00000000">
        <w:rPr>
          <w:rtl w:val="0"/>
        </w:rPr>
        <w:t xml:space="preserve">Spark   |   Boost   |   Scale</w:t>
      </w:r>
    </w:p>
    <w:p w:rsidR="00000000" w:rsidDel="00000000" w:rsidP="00000000" w:rsidRDefault="00000000" w:rsidRPr="00000000" w14:paraId="00000008">
      <w:pPr>
        <w:spacing w:before="40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Ref: DaaS Scope Document v2.0</w:t>
      </w:r>
    </w:p>
    <w:p w:rsidR="00000000" w:rsidDel="00000000" w:rsidP="00000000" w:rsidRDefault="00000000" w:rsidRPr="00000000" w14:paraId="0000000A">
      <w:pPr>
        <w:rPr/>
      </w:pPr>
      <w:r w:rsidDel="00000000" w:rsidR="00000000" w:rsidRPr="00000000">
        <w:rPr>
          <w:rtl w:val="0"/>
        </w:rPr>
        <w:t xml:space="preserve">Prepared for: DPI Owner &amp; Ecosystem Stakeholders</w:t>
      </w:r>
    </w:p>
    <w:p w:rsidR="00000000" w:rsidDel="00000000" w:rsidP="00000000" w:rsidRDefault="00000000" w:rsidRPr="00000000" w14:paraId="0000000B">
      <w:pPr>
        <w:rPr/>
      </w:pPr>
      <w:r w:rsidDel="00000000" w:rsidR="00000000" w:rsidRPr="00000000">
        <w:rPr>
          <w:rtl w:val="0"/>
        </w:rPr>
        <w:t xml:space="preserve">Date: February 2026</w:t>
      </w:r>
    </w:p>
    <w:p w:rsidR="00000000" w:rsidDel="00000000" w:rsidP="00000000" w:rsidRDefault="00000000" w:rsidRPr="00000000" w14:paraId="0000000C">
      <w:pPr>
        <w:spacing w:before="600" w:line="240" w:lineRule="auto"/>
        <w:rPr>
          <w:rFonts w:ascii="Outfit" w:cs="Outfit" w:eastAsia="Outfit" w:hAnsi="Outfit"/>
          <w:sz w:val="20"/>
          <w:szCs w:val="20"/>
        </w:rPr>
      </w:pPr>
      <w:r w:rsidDel="00000000" w:rsidR="00000000" w:rsidRPr="00000000">
        <w:rPr>
          <w:rtl w:val="0"/>
        </w:rPr>
      </w:r>
    </w:p>
    <w:tbl>
      <w:tblPr>
        <w:tblStyle w:val="Table1"/>
        <w:tblW w:w="4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400"/>
        <w:tblGridChange w:id="0">
          <w:tblGrid>
            <w:gridCol w:w="1400"/>
            <w:gridCol w:w="1400"/>
            <w:gridCol w:w="1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82f6" w:val="clear"/>
            <w:tcMar>
              <w:top w:w="40.0" w:type="dxa"/>
              <w:left w:w="60.0" w:type="dxa"/>
              <w:bottom w:w="40.0" w:type="dxa"/>
              <w:right w:w="60.0" w:type="dxa"/>
            </w:tcMar>
          </w:tcPr>
          <w:p w:rsidR="00000000" w:rsidDel="00000000" w:rsidP="00000000" w:rsidRDefault="00000000" w:rsidRPr="00000000" w14:paraId="0000000D">
            <w:pPr>
              <w:spacing w:line="240" w:lineRule="auto"/>
              <w:jc w:val="center"/>
              <w:rPr>
                <w:rFonts w:ascii="Outfit" w:cs="Outfit" w:eastAsia="Outfit" w:hAnsi="Outfit"/>
              </w:rPr>
            </w:pPr>
            <w:r w:rsidDel="00000000" w:rsidR="00000000" w:rsidRPr="00000000">
              <w:rPr>
                <w:b w:val="1"/>
                <w:bCs w:val="1"/>
                <w:color w:val="ffffff"/>
                <w:rtl w:val="0"/>
              </w:rPr>
              <w:t xml:space="preserve">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b5cf6" w:val="clear"/>
            <w:tcMar>
              <w:top w:w="40.0" w:type="dxa"/>
              <w:left w:w="60.0" w:type="dxa"/>
              <w:bottom w:w="40.0" w:type="dxa"/>
              <w:right w:w="60.0" w:type="dxa"/>
            </w:tcMar>
          </w:tcPr>
          <w:p w:rsidR="00000000" w:rsidDel="00000000" w:rsidP="00000000" w:rsidRDefault="00000000" w:rsidRPr="00000000" w14:paraId="0000000E">
            <w:pPr>
              <w:spacing w:line="240" w:lineRule="auto"/>
              <w:jc w:val="center"/>
              <w:rPr>
                <w:rFonts w:ascii="Outfit" w:cs="Outfit" w:eastAsia="Outfit" w:hAnsi="Outfit"/>
              </w:rPr>
            </w:pPr>
            <w:r w:rsidDel="00000000" w:rsidR="00000000" w:rsidRPr="00000000">
              <w:rPr>
                <w:b w:val="1"/>
                <w:bCs w:val="1"/>
                <w:color w:val="ffffff"/>
                <w:rtl w:val="0"/>
              </w:rPr>
              <w:t xml:space="preserve">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9e0b" w:val="clear"/>
            <w:tcMar>
              <w:top w:w="40.0" w:type="dxa"/>
              <w:left w:w="60.0" w:type="dxa"/>
              <w:bottom w:w="40.0" w:type="dxa"/>
              <w:right w:w="60.0" w:type="dxa"/>
            </w:tcMar>
          </w:tcPr>
          <w:p w:rsidR="00000000" w:rsidDel="00000000" w:rsidP="00000000" w:rsidRDefault="00000000" w:rsidRPr="00000000" w14:paraId="0000000F">
            <w:pPr>
              <w:spacing w:line="240" w:lineRule="auto"/>
              <w:jc w:val="center"/>
              <w:rPr>
                <w:rFonts w:ascii="Outfit" w:cs="Outfit" w:eastAsia="Outfit" w:hAnsi="Outfit"/>
              </w:rPr>
            </w:pPr>
            <w:ins w:author="Adam Ndegwa" w:id="0" w:date="2026-03-23T06:06:03Z">
              <w:r w:rsidDel="00000000" w:rsidR="00000000" w:rsidRPr="00000000">
                <w:rPr>
                  <w:b w:val="1"/>
                  <w:bCs w:val="1"/>
                  <w:color w:val="ffffff"/>
                  <w:rtl w:val="0"/>
                  <w:rPrChange w:author="Adam Ndegwa" w:id="1" w:date="2026-03-23T06:06:03Z">
                    <w:rPr>
                      <w:rFonts w:ascii="Outfit" w:cs="Outfit" w:eastAsia="Outfit" w:hAnsi="Outfit"/>
                    </w:rPr>
                  </w:rPrChange>
                </w:rPr>
                <w:t xml:space="preserve">SCALE</w:t>
              </w:r>
            </w:ins>
            <w:ins w:author="Adam Ndegwa" w:id="2" w:date="2026-03-03T14:35:38Z">
              <w:del w:author="Adam Ndegwa" w:id="0" w:date="2026-03-23T06:06:03Z">
                <w:commentRangeStart w:id="0"/>
                <w:commentRangeStart w:id="1"/>
                <w:commentRangeStart w:id="2"/>
                <w:commentRangeStart w:id="3"/>
                <w:commentRangeStart w:id="4"/>
                <w:commentRangeStart w:id="0"/>
                <w:commentRangeEnd w:id="0"/>
                <w:r w:rsidDel="00000000" w:rsidR="00000000" w:rsidRPr="00000000">
                  <w:commentReference w:id="0"/>
                </w:r>
                <w:commentRangeStart w:id="1"/>
                <w:commentRangeEnd w:id="1"/>
                <w:r w:rsidDel="00000000" w:rsidR="00000000" w:rsidRPr="00000000">
                  <w:commentReference w:id="1"/>
                </w:r>
                <w:commentRangeStart w:id="2"/>
                <w:commentRangeEnd w:id="2"/>
                <w:r w:rsidDel="00000000" w:rsidR="00000000" w:rsidRPr="00000000">
                  <w:commentReference w:id="2"/>
                </w:r>
                <w:commentRangeStart w:id="3"/>
                <w:commentRangeEnd w:id="3"/>
                <w:r w:rsidDel="00000000" w:rsidR="00000000" w:rsidRPr="00000000">
                  <w:commentReference w:id="3"/>
                </w:r>
                <w:commentRangeStart w:id="4"/>
                <w:commentRangeEnd w:id="4"/>
                <w:r w:rsidDel="00000000" w:rsidR="00000000" w:rsidRPr="00000000">
                  <w:commentReference w:id="4"/>
                </w:r>
                <w:r w:rsidDel="00000000" w:rsidR="00000000" w:rsidRPr="00000000">
                  <w:rPr>
                    <w:b w:val="1"/>
                    <w:bCs w:val="1"/>
                    <w:color w:val="ffffff"/>
                    <w:rtl w:val="0"/>
                    <w:rPrChange w:author="Adam Ndegwa" w:id="1" w:date="2026-03-23T06:06:03Z">
                      <w:rPr>
                        <w:rFonts w:ascii="Outfit" w:cs="Outfit" w:eastAsia="Outfit" w:hAnsi="Outfit"/>
                      </w:rPr>
                    </w:rPrChange>
                  </w:rPr>
                  <w:delText xml:space="preserve">MAX</w:delText>
                </w:r>
              </w:del>
            </w:ins>
            <w:del w:author="Adam Ndegwa" w:id="0" w:date="2026-03-23T06:06:03Z">
              <w:r w:rsidDel="00000000" w:rsidR="00000000" w:rsidRPr="00000000">
                <w:rPr>
                  <w:b w:val="1"/>
                  <w:bCs w:val="1"/>
                  <w:color w:val="ffffff"/>
                  <w:rtl w:val="0"/>
                  <w:rPrChange w:author="Adam Ndegwa" w:id="1" w:date="2026-03-23T06:06:03Z">
                    <w:rPr>
                      <w:rFonts w:ascii="Outfit" w:cs="Outfit" w:eastAsia="Outfit" w:hAnsi="Outfit"/>
                      <w:b w:val="1"/>
                      <w:bCs w:val="1"/>
                      <w:color w:val="ffffff"/>
                    </w:rPr>
                  </w:rPrChange>
                </w:rPr>
                <w:delText xml:space="preserve">SCALE</w:delText>
              </w:r>
            </w:del>
            <w:r w:rsidDel="00000000" w:rsidR="00000000" w:rsidRPr="00000000">
              <w:rPr>
                <w:rtl w:val="0"/>
              </w:rPr>
            </w:r>
          </w:p>
        </w:tc>
      </w:tr>
    </w:tbl>
    <w:p w:rsidR="00000000" w:rsidDel="00000000" w:rsidP="00000000" w:rsidRDefault="00000000" w:rsidRPr="00000000" w14:paraId="00000010">
      <w:pPr>
        <w:spacing w:line="240" w:lineRule="auto"/>
        <w:rPr>
          <w:rFonts w:ascii="Outfit" w:cs="Outfit" w:eastAsia="Outfit" w:hAnsi="Outfit"/>
          <w:sz w:val="20"/>
          <w:szCs w:val="20"/>
        </w:rPr>
        <w:sectPr>
          <w:headerReference r:id="rId7" w:type="default"/>
          <w:pgSz w:h="16834" w:w="11909"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rPr>
          <w:rFonts w:ascii="Outfit" w:cs="Outfit" w:eastAsia="Outfit" w:hAnsi="Outfit"/>
          <w:b w:val="1"/>
          <w:bCs w:val="1"/>
          <w:color w:val="3b82f6"/>
          <w:sz w:val="20"/>
          <w:szCs w:val="20"/>
        </w:rPr>
      </w:pPr>
      <w:r w:rsidDel="00000000" w:rsidR="00000000" w:rsidRPr="00000000">
        <w:rPr>
          <w:rFonts w:ascii="Outfit" w:cs="Outfit" w:eastAsia="Outfit" w:hAnsi="Outfit"/>
          <w:b w:val="1"/>
          <w:bCs w:val="1"/>
          <w:color w:val="3b82f6"/>
          <w:sz w:val="20"/>
          <w:szCs w:val="20"/>
          <w:rtl w:val="0"/>
        </w:rPr>
        <w:t xml:space="preserve">SECTION 00</w:t>
      </w:r>
    </w:p>
    <w:p w:rsidR="00000000" w:rsidDel="00000000" w:rsidP="00000000" w:rsidRDefault="00000000" w:rsidRPr="00000000" w14:paraId="00000012">
      <w:pPr>
        <w:pStyle w:val="Heading1"/>
        <w:keepNext w:val="0"/>
        <w:keepLines w:val="0"/>
        <w:rPr>
          <w:color w:val="000000"/>
          <w:sz w:val="40"/>
          <w:szCs w:val="40"/>
        </w:rPr>
      </w:pPr>
      <w:bookmarkStart w:colFirst="0" w:colLast="0" w:name="_ezvmrjcke9l0" w:id="3"/>
      <w:bookmarkEnd w:id="3"/>
      <w:r w:rsidDel="00000000" w:rsidR="00000000" w:rsidRPr="00000000">
        <w:rPr>
          <w:color w:val="000000"/>
          <w:sz w:val="40"/>
          <w:szCs w:val="40"/>
          <w:rtl w:val="0"/>
        </w:rPr>
        <w:t xml:space="preserve">Contents</w:t>
      </w:r>
    </w:p>
    <w:p w:rsidR="00000000" w:rsidDel="00000000" w:rsidP="00000000" w:rsidRDefault="00000000" w:rsidRPr="00000000" w14:paraId="00000013">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sdt>
      <w:sdtPr>
        <w:id w:val="-1258285850"/>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zvmrjcke9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uakhym2ol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01</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cvckebo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h7svutfir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02</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s4l6ew44c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for Technical Scope Alternatives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ny7xw9gaw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03</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ezvm274v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Overview</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1dhp6fo65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04</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zyuofwwv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Credential Issuance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kfs3bgt7z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05</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g1x0ydf8h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Credential Verification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k9oy5xzs1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06</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wgtc8j91q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Credential Storage &amp; SSO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bfnga1lqn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07</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n37ju3tgp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Programmatic Requirements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p5tcd24in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08</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5qvk3o5m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Matrix — Non-Functional &amp; New Requirements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80dozhboe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09</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6wqzuf0i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Integration — Building DaaS &amp; End-User Services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twszxf1q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9A. AI for Building the DaaS Infrastructure</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1mxk6rnpt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9B. AI Services for End Users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16sg5996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9C. AI Governance &amp; Responsible Use</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25nxoyd7n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10</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gnigp56b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Overview by Package</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 16-Week Active Rollout + 10-Week Post-Rollout</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PLUS — 24-Week Active Rollout + 24-Week Post-Rollout</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 — 24-Week Active Rollout + 24-Week Post-Rollout</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86iciar8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11</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eh4y8htd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Comparative Milestone Summary</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qik1cjho64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12</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Costing Framework — Cost Categories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2adxytguw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13</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Definitions &amp; Staffing Model</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13A. Role Definitions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13B. Indicative Staffing Per Tier</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qpu2bpr8o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14</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Estimated Person-Hours by Tier</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gnea2od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15</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Pricing Band Methodology</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15A. Regional Pricing Bands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15B. Regional Multipliers for Non-People Costs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15C. Contingency / Flex Cost</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d7ow3lt9z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16</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Indicative Cost Structure by Tier</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8f3l015kr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17</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Payment Milestone Structure</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17A. Payment Conditions</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k6zu7j7t9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18</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Integration Costing Guidance</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18A. Scoping Process</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18B. AI Cost Components</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pqdr2lh9h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19</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Proposal Template</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i8pnma5j8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20</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Evaluation Guidance</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vixuxq4ni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21</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Costing Summary Comparison</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0o1co19nf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22</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tbodsv4f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40" w:before="60" w:line="240" w:lineRule="auto"/>
        <w:rPr/>
      </w:pPr>
      <w:bookmarkStart w:colFirst="0" w:colLast="0" w:name="_cuakhym2ol9" w:id="4"/>
      <w:bookmarkEnd w:id="4"/>
      <w:r w:rsidDel="00000000" w:rsidR="00000000" w:rsidRPr="00000000">
        <w:rPr>
          <w:rtl w:val="0"/>
        </w:rPr>
        <w:t xml:space="preserve">SECTION 01</w:t>
      </w:r>
    </w:p>
    <w:p w:rsidR="00000000" w:rsidDel="00000000" w:rsidP="00000000" w:rsidRDefault="00000000" w:rsidRPr="00000000" w14:paraId="00000051">
      <w:pPr>
        <w:pStyle w:val="Heading2"/>
        <w:keepNext w:val="0"/>
        <w:keepLines w:val="0"/>
        <w:spacing w:before="80" w:lineRule="auto"/>
        <w:rPr/>
      </w:pPr>
      <w:bookmarkStart w:colFirst="0" w:colLast="0" w:name="_ntcvckebonl2" w:id="5"/>
      <w:bookmarkEnd w:id="5"/>
      <w:r w:rsidDel="00000000" w:rsidR="00000000" w:rsidRPr="00000000">
        <w:rPr>
          <w:rtl w:val="0"/>
        </w:rPr>
        <w:t xml:space="preserve">Executive Summary</w:t>
      </w:r>
    </w:p>
    <w:p w:rsidR="00000000" w:rsidDel="00000000" w:rsidP="00000000" w:rsidRDefault="00000000" w:rsidRPr="00000000" w14:paraId="00000052">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53">
      <w:pPr>
        <w:spacing w:after="120" w:line="240" w:lineRule="auto"/>
        <w:jc w:val="both"/>
        <w:rPr>
          <w:rFonts w:ascii="Outfit" w:cs="Outfit" w:eastAsia="Outfit" w:hAnsi="Outfit"/>
          <w:sz w:val="24"/>
          <w:szCs w:val="24"/>
        </w:rPr>
      </w:pPr>
      <w:r w:rsidDel="00000000" w:rsidR="00000000" w:rsidRPr="00000000">
        <w:rPr>
          <w:rFonts w:ascii="Outfit" w:cs="Outfit" w:eastAsia="Outfit" w:hAnsi="Outfit"/>
          <w:color w:val="1e293b"/>
          <w:sz w:val="23"/>
          <w:szCs w:val="23"/>
          <w:rtl w:val="0"/>
        </w:rPr>
        <w:t xml:space="preserve">The current DaaS scope document (v2.0) defines a comprehensive, single-tier engagement for deploying Verifiable Credentialing (VC) infrastructure in a country. It bundles together all technical components (issuance, verification, credential store, SSO), all programmatic deliverables (outreach, ecosystem expansion, sustainability planning), and all support obligations (L1–L3, cloud hosting, training) into one monolithic scope.</w:t>
      </w:r>
      <w:r w:rsidDel="00000000" w:rsidR="00000000" w:rsidRPr="00000000">
        <w:rPr>
          <w:rtl w:val="0"/>
        </w:rPr>
      </w:r>
    </w:p>
    <w:p w:rsidR="00000000" w:rsidDel="00000000" w:rsidP="00000000" w:rsidRDefault="00000000" w:rsidRPr="00000000" w14:paraId="00000054">
      <w:pPr>
        <w:spacing w:after="120" w:line="240" w:lineRule="auto"/>
        <w:jc w:val="both"/>
        <w:rPr>
          <w:rFonts w:ascii="Outfit" w:cs="Outfit" w:eastAsia="Outfit" w:hAnsi="Outfit"/>
          <w:sz w:val="24"/>
          <w:szCs w:val="24"/>
        </w:rPr>
      </w:pPr>
      <w:r w:rsidDel="00000000" w:rsidR="00000000" w:rsidRPr="00000000">
        <w:rPr>
          <w:rFonts w:ascii="Outfit" w:cs="Outfit" w:eastAsia="Outfit" w:hAnsi="Outfit"/>
          <w:color w:val="1e293b"/>
          <w:sz w:val="23"/>
          <w:szCs w:val="23"/>
          <w:rtl w:val="0"/>
        </w:rPr>
        <w:t xml:space="preserve">This proposal recommends restructuring the DaaS offering into three tiered packages to provide countries with flexibility, lower the barrier to entry, and create a natural progression path from initial deployment to full-scale ecosystem maturity:</w:t>
      </w:r>
      <w:r w:rsidDel="00000000" w:rsidR="00000000" w:rsidRPr="00000000">
        <w:rPr>
          <w:rtl w:val="0"/>
        </w:rPr>
      </w:r>
    </w:p>
    <w:p w:rsidR="00000000" w:rsidDel="00000000" w:rsidP="00000000" w:rsidRDefault="00000000" w:rsidRPr="00000000" w14:paraId="00000055">
      <w:pPr>
        <w:spacing w:before="60" w:line="240" w:lineRule="auto"/>
        <w:rPr>
          <w:rFonts w:ascii="Outfit" w:cs="Outfit" w:eastAsia="Outfit" w:hAnsi="Outfit"/>
          <w:sz w:val="24"/>
          <w:szCs w:val="24"/>
        </w:rPr>
      </w:pPr>
      <w:r w:rsidDel="00000000" w:rsidR="00000000" w:rsidRPr="00000000">
        <w:rPr>
          <w:rtl w:val="0"/>
        </w:rPr>
      </w:r>
    </w:p>
    <w:tbl>
      <w:tblPr>
        <w:tblStyle w:val="Table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3102"/>
        <w:gridCol w:w="3102"/>
        <w:tblGridChange w:id="0">
          <w:tblGrid>
            <w:gridCol w:w="3102"/>
            <w:gridCol w:w="3102"/>
            <w:gridCol w:w="3102"/>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3b82f6" w:val="clear"/>
            <w:tcMar>
              <w:top w:w="50.0" w:type="dxa"/>
              <w:left w:w="80.0" w:type="dxa"/>
              <w:bottom w:w="50.0" w:type="dxa"/>
              <w:right w:w="80.0" w:type="dxa"/>
            </w:tcMar>
          </w:tcPr>
          <w:p w:rsidR="00000000" w:rsidDel="00000000" w:rsidP="00000000" w:rsidRDefault="00000000" w:rsidRPr="00000000" w14:paraId="00000056">
            <w:pPr>
              <w:spacing w:line="240" w:lineRule="auto"/>
              <w:jc w:val="center"/>
              <w:rPr>
                <w:rFonts w:ascii="Outfit" w:cs="Outfit" w:eastAsia="Outfit" w:hAnsi="Outfit"/>
                <w:sz w:val="24"/>
                <w:szCs w:val="24"/>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50.0" w:type="dxa"/>
              <w:left w:w="80.0" w:type="dxa"/>
              <w:bottom w:w="50.0" w:type="dxa"/>
              <w:right w:w="80.0" w:type="dxa"/>
            </w:tcMar>
          </w:tcPr>
          <w:p w:rsidR="00000000" w:rsidDel="00000000" w:rsidP="00000000" w:rsidRDefault="00000000" w:rsidRPr="00000000" w14:paraId="00000057">
            <w:pPr>
              <w:spacing w:line="240" w:lineRule="auto"/>
              <w:jc w:val="center"/>
              <w:rPr>
                <w:rFonts w:ascii="Outfit" w:cs="Outfit" w:eastAsia="Outfit" w:hAnsi="Outfit"/>
                <w:sz w:val="24"/>
                <w:szCs w:val="24"/>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50.0" w:type="dxa"/>
              <w:left w:w="80.0" w:type="dxa"/>
              <w:bottom w:w="50.0" w:type="dxa"/>
              <w:right w:w="80.0" w:type="dxa"/>
            </w:tcMar>
          </w:tcPr>
          <w:p w:rsidR="00000000" w:rsidDel="00000000" w:rsidP="00000000" w:rsidRDefault="00000000" w:rsidRPr="00000000" w14:paraId="00000058">
            <w:pPr>
              <w:spacing w:line="240" w:lineRule="auto"/>
              <w:jc w:val="center"/>
              <w:rPr>
                <w:rFonts w:ascii="Outfit" w:cs="Outfit" w:eastAsia="Outfit" w:hAnsi="Outfit"/>
                <w:sz w:val="24"/>
                <w:szCs w:val="24"/>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80.0" w:type="dxa"/>
              <w:bottom w:w="60.0" w:type="dxa"/>
              <w:right w:w="80.0" w:type="dxa"/>
            </w:tcMar>
          </w:tcPr>
          <w:p w:rsidR="00000000" w:rsidDel="00000000" w:rsidP="00000000" w:rsidRDefault="00000000" w:rsidRPr="00000000" w14:paraId="00000059">
            <w:pPr>
              <w:spacing w:after="0" w:lineRule="auto"/>
              <w:rPr/>
            </w:pPr>
            <w:r w:rsidDel="00000000" w:rsidR="00000000" w:rsidRPr="00000000">
              <w:rPr>
                <w:rtl w:val="0"/>
              </w:rPr>
              <w:t xml:space="preserve">Minimum viable deployment. 2 end-to-end use cases, foundational infrastructure, compressed 16-week rollout with 10-week post-rollout support.</w:t>
            </w:r>
          </w:p>
        </w:tc>
        <w:tc>
          <w:tcPr>
            <w:tcBorders>
              <w:top w:color="cbd5e1" w:space="0" w:sz="4" w:val="single"/>
              <w:left w:color="cbd5e1" w:space="0" w:sz="4" w:val="single"/>
              <w:bottom w:color="cbd5e1" w:space="0" w:sz="4" w:val="single"/>
              <w:right w:color="cbd5e1" w:space="0" w:sz="4" w:val="single"/>
            </w:tcBorders>
            <w:shd w:fill="f8fafc" w:val="clear"/>
            <w:tcMar>
              <w:top w:w="60.0" w:type="dxa"/>
              <w:left w:w="80.0" w:type="dxa"/>
              <w:bottom w:w="60.0" w:type="dxa"/>
              <w:right w:w="80.0" w:type="dxa"/>
            </w:tcMar>
          </w:tcPr>
          <w:p w:rsidR="00000000" w:rsidDel="00000000" w:rsidP="00000000" w:rsidRDefault="00000000" w:rsidRPr="00000000" w14:paraId="0000005A">
            <w:pPr>
              <w:spacing w:after="0" w:lineRule="auto"/>
              <w:rPr/>
            </w:pPr>
            <w:r w:rsidDel="00000000" w:rsidR="00000000" w:rsidRPr="00000000">
              <w:rPr>
                <w:rtl w:val="0"/>
              </w:rPr>
              <w:t xml:space="preserve">Closest equivalent to DaaS v2.0. 2–5 use cases, outreach playbook, ecosystem onboarding, national policy support, 24-week rollout with 24-week post-rollout support.</w:t>
            </w:r>
          </w:p>
        </w:tc>
        <w:tc>
          <w:tcPr>
            <w:tcBorders>
              <w:top w:color="cbd5e1" w:space="0" w:sz="4" w:val="single"/>
              <w:left w:color="cbd5e1" w:space="0" w:sz="4" w:val="single"/>
              <w:bottom w:color="cbd5e1" w:space="0" w:sz="4" w:val="single"/>
              <w:right w:color="cbd5e1" w:space="0" w:sz="4" w:val="single"/>
            </w:tcBorders>
            <w:shd w:fill="f8fafc" w:val="clear"/>
            <w:tcMar>
              <w:top w:w="60.0" w:type="dxa"/>
              <w:left w:w="80.0" w:type="dxa"/>
              <w:bottom w:w="60.0" w:type="dxa"/>
              <w:right w:w="80.0" w:type="dxa"/>
            </w:tcMar>
          </w:tcPr>
          <w:p w:rsidR="00000000" w:rsidDel="00000000" w:rsidP="00000000" w:rsidRDefault="00000000" w:rsidRPr="00000000" w14:paraId="0000005B">
            <w:pPr>
              <w:spacing w:after="0" w:lineRule="auto"/>
              <w:rPr/>
            </w:pPr>
            <w:r w:rsidDel="00000000" w:rsidR="00000000" w:rsidRPr="00000000">
              <w:rPr>
                <w:rtl w:val="0"/>
              </w:rPr>
              <w:t xml:space="preserve">Advanced capabilities and deeper institutional embedding. 5+ use cases, full strategic deliverables suite, ecosystem mapping, 24-week rollout with 24-week post-rollout support.</w:t>
            </w:r>
          </w:p>
        </w:tc>
      </w:tr>
    </w:tbl>
    <w:p w:rsidR="00000000" w:rsidDel="00000000" w:rsidP="00000000" w:rsidRDefault="00000000" w:rsidRPr="00000000" w14:paraId="0000005C">
      <w:pPr>
        <w:spacing w:before="120" w:line="240" w:lineRule="auto"/>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5D">
      <w:pPr>
        <w:rPr>
          <w:rFonts w:ascii="Outfit" w:cs="Outfit" w:eastAsia="Outfit" w:hAnsi="Outfit"/>
          <w:sz w:val="24"/>
          <w:szCs w:val="24"/>
        </w:rPr>
      </w:pPr>
      <w:r w:rsidDel="00000000" w:rsidR="00000000" w:rsidRPr="00000000">
        <w:rPr>
          <w:rtl w:val="0"/>
        </w:rPr>
        <w:t xml:space="preserve">Each tier also incorporates a progressive AI capability layer — from AI-assisted development tooling in Core, through intelligent user-facing services in Plus, to advanced AI-driven ecosystem intelligence in Scale — ensuring that AI is embedded as a force multiplier across the entire credentialing lifecycle.</w:t>
      </w:r>
      <w:r w:rsidDel="00000000" w:rsidR="00000000" w:rsidRPr="00000000">
        <w:rPr>
          <w:rtl w:val="0"/>
        </w:rPr>
      </w:r>
    </w:p>
    <w:p w:rsidR="00000000" w:rsidDel="00000000" w:rsidP="00000000" w:rsidRDefault="00000000" w:rsidRPr="00000000" w14:paraId="0000005E">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40" w:before="60" w:line="240" w:lineRule="auto"/>
        <w:rPr/>
      </w:pPr>
      <w:bookmarkStart w:colFirst="0" w:colLast="0" w:name="_th7svutfirk5" w:id="6"/>
      <w:bookmarkEnd w:id="6"/>
      <w:r w:rsidDel="00000000" w:rsidR="00000000" w:rsidRPr="00000000">
        <w:rPr>
          <w:rtl w:val="0"/>
        </w:rPr>
        <w:t xml:space="preserve">SECTION 02</w:t>
      </w:r>
    </w:p>
    <w:p w:rsidR="00000000" w:rsidDel="00000000" w:rsidP="00000000" w:rsidRDefault="00000000" w:rsidRPr="00000000" w14:paraId="00000060">
      <w:pPr>
        <w:pStyle w:val="Heading2"/>
        <w:keepNext w:val="0"/>
        <w:keepLines w:val="0"/>
        <w:spacing w:before="80" w:line="240" w:lineRule="auto"/>
        <w:rPr/>
      </w:pPr>
      <w:bookmarkStart w:colFirst="0" w:colLast="0" w:name="_es4l6ew44cj4" w:id="7"/>
      <w:bookmarkEnd w:id="7"/>
      <w:r w:rsidDel="00000000" w:rsidR="00000000" w:rsidRPr="00000000">
        <w:rPr>
          <w:rtl w:val="0"/>
        </w:rPr>
        <w:t xml:space="preserve">Rationale for Technical Scope Alternatives</w:t>
      </w:r>
    </w:p>
    <w:p w:rsidR="00000000" w:rsidDel="00000000" w:rsidP="00000000" w:rsidRDefault="00000000" w:rsidRPr="00000000" w14:paraId="00000061">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62">
      <w:pPr>
        <w:spacing w:after="120" w:line="240" w:lineRule="auto"/>
        <w:jc w:val="both"/>
        <w:rPr>
          <w:rFonts w:ascii="Outfit" w:cs="Outfit" w:eastAsia="Outfit" w:hAnsi="Outfit"/>
          <w:sz w:val="24"/>
          <w:szCs w:val="24"/>
        </w:rPr>
      </w:pPr>
      <w:r w:rsidDel="00000000" w:rsidR="00000000" w:rsidRPr="00000000">
        <w:rPr>
          <w:rFonts w:ascii="Outfit" w:cs="Outfit" w:eastAsia="Outfit" w:hAnsi="Outfit"/>
          <w:b w:val="1"/>
          <w:bCs w:val="1"/>
          <w:color w:val="1e293b"/>
          <w:rtl w:val="0"/>
        </w:rPr>
        <w:t xml:space="preserve">Barrier to Entry. </w:t>
      </w:r>
      <w:r w:rsidDel="00000000" w:rsidR="00000000" w:rsidRPr="00000000">
        <w:rPr>
          <w:rFonts w:ascii="Outfit" w:cs="Outfit" w:eastAsia="Outfit" w:hAnsi="Outfit"/>
          <w:color w:val="1e293b"/>
          <w:rtl w:val="0"/>
        </w:rPr>
        <w:t xml:space="preserve">Some countries need to demonstrate feasibility before committing to a full engagement with 2+ use cases. A lighter Core package lowers the threshold for adoption.</w:t>
      </w:r>
      <w:r w:rsidDel="00000000" w:rsidR="00000000" w:rsidRPr="00000000">
        <w:rPr>
          <w:rtl w:val="0"/>
        </w:rPr>
      </w:r>
    </w:p>
    <w:p w:rsidR="00000000" w:rsidDel="00000000" w:rsidP="00000000" w:rsidRDefault="00000000" w:rsidRPr="00000000" w14:paraId="00000063">
      <w:pPr>
        <w:spacing w:after="120" w:line="240" w:lineRule="auto"/>
        <w:jc w:val="both"/>
        <w:rPr>
          <w:rFonts w:ascii="Outfit" w:cs="Outfit" w:eastAsia="Outfit" w:hAnsi="Outfit"/>
          <w:sz w:val="24"/>
          <w:szCs w:val="24"/>
        </w:rPr>
      </w:pPr>
      <w:r w:rsidDel="00000000" w:rsidR="00000000" w:rsidRPr="00000000">
        <w:rPr>
          <w:rFonts w:ascii="Outfit" w:cs="Outfit" w:eastAsia="Outfit" w:hAnsi="Outfit"/>
          <w:b w:val="1"/>
          <w:bCs w:val="1"/>
          <w:color w:val="1e293b"/>
          <w:rtl w:val="0"/>
        </w:rPr>
        <w:t xml:space="preserve">One-Size-Fits-All Pricing. </w:t>
      </w:r>
      <w:r w:rsidDel="00000000" w:rsidR="00000000" w:rsidRPr="00000000">
        <w:rPr>
          <w:rFonts w:ascii="Outfit" w:cs="Outfit" w:eastAsia="Outfit" w:hAnsi="Outfit"/>
          <w:color w:val="1e293b"/>
          <w:rtl w:val="0"/>
        </w:rPr>
        <w:t xml:space="preserve">The </w:t>
      </w:r>
      <w:r w:rsidDel="00000000" w:rsidR="00000000" w:rsidRPr="00000000">
        <w:rPr>
          <w:rtl w:val="0"/>
        </w:rPr>
        <w:t xml:space="preserve">version 1 DaaS technical</w:t>
      </w:r>
      <w:r w:rsidDel="00000000" w:rsidR="00000000" w:rsidRPr="00000000">
        <w:rPr>
          <w:rFonts w:ascii="Outfit" w:cs="Outfit" w:eastAsia="Outfit" w:hAnsi="Outfit"/>
          <w:color w:val="1e293b"/>
          <w:rtl w:val="0"/>
        </w:rPr>
        <w:t xml:space="preserve"> scope bundles strategic deliverables (national policy drafting, sustainability planning) with technical deployment. Countries at different maturity levels need different things.</w:t>
      </w:r>
      <w:r w:rsidDel="00000000" w:rsidR="00000000" w:rsidRPr="00000000">
        <w:rPr>
          <w:rtl w:val="0"/>
        </w:rPr>
      </w:r>
    </w:p>
    <w:p w:rsidR="00000000" w:rsidDel="00000000" w:rsidP="00000000" w:rsidRDefault="00000000" w:rsidRPr="00000000" w14:paraId="00000064">
      <w:pPr>
        <w:spacing w:after="120" w:line="240" w:lineRule="auto"/>
        <w:jc w:val="both"/>
        <w:rPr>
          <w:rFonts w:ascii="Outfit" w:cs="Outfit" w:eastAsia="Outfit" w:hAnsi="Outfit"/>
          <w:sz w:val="24"/>
          <w:szCs w:val="24"/>
        </w:rPr>
      </w:pPr>
      <w:r w:rsidDel="00000000" w:rsidR="00000000" w:rsidRPr="00000000">
        <w:rPr>
          <w:rFonts w:ascii="Outfit" w:cs="Outfit" w:eastAsia="Outfit" w:hAnsi="Outfit"/>
          <w:b w:val="1"/>
          <w:bCs w:val="1"/>
          <w:color w:val="1e293b"/>
          <w:rtl w:val="0"/>
        </w:rPr>
        <w:t xml:space="preserve">Scope Creep Risk. </w:t>
      </w:r>
      <w:r w:rsidDel="00000000" w:rsidR="00000000" w:rsidRPr="00000000">
        <w:rPr>
          <w:rFonts w:ascii="Outfit" w:cs="Outfit" w:eastAsia="Outfit" w:hAnsi="Outfit"/>
          <w:color w:val="1e293b"/>
          <w:rtl w:val="0"/>
        </w:rPr>
        <w:t xml:space="preserve">By defining clear tier boundaries, Service Providers and DPI Owners have shared expectations on what is included vs. what constitutes an upgrade.</w:t>
      </w:r>
      <w:r w:rsidDel="00000000" w:rsidR="00000000" w:rsidRPr="00000000">
        <w:rPr>
          <w:rtl w:val="0"/>
        </w:rPr>
      </w:r>
    </w:p>
    <w:p w:rsidR="00000000" w:rsidDel="00000000" w:rsidP="00000000" w:rsidRDefault="00000000" w:rsidRPr="00000000" w14:paraId="00000065">
      <w:pPr>
        <w:spacing w:after="120" w:line="240" w:lineRule="auto"/>
        <w:jc w:val="both"/>
        <w:rPr>
          <w:rFonts w:ascii="Outfit" w:cs="Outfit" w:eastAsia="Outfit" w:hAnsi="Outfit"/>
          <w:sz w:val="24"/>
          <w:szCs w:val="24"/>
        </w:rPr>
      </w:pPr>
      <w:r w:rsidDel="00000000" w:rsidR="00000000" w:rsidRPr="00000000">
        <w:rPr>
          <w:b w:val="1"/>
          <w:bCs w:val="1"/>
          <w:rtl w:val="0"/>
        </w:rPr>
        <w:t xml:space="preserve">Gradual Evolution</w:t>
      </w:r>
      <w:r w:rsidDel="00000000" w:rsidR="00000000" w:rsidRPr="00000000">
        <w:rPr>
          <w:rFonts w:ascii="Outfit" w:cs="Outfit" w:eastAsia="Outfit" w:hAnsi="Outfit"/>
          <w:b w:val="1"/>
          <w:bCs w:val="1"/>
          <w:color w:val="1e293b"/>
          <w:rtl w:val="0"/>
        </w:rPr>
        <w:t xml:space="preserve"> Pathway. </w:t>
      </w:r>
      <w:r w:rsidDel="00000000" w:rsidR="00000000" w:rsidRPr="00000000">
        <w:rPr>
          <w:rFonts w:ascii="Outfit" w:cs="Outfit" w:eastAsia="Outfit" w:hAnsi="Outfit"/>
          <w:color w:val="1e293b"/>
          <w:rtl w:val="0"/>
        </w:rPr>
        <w:t xml:space="preserve">Countries that succeed with Core have a natural upgrade path to Plus and Scale, maintaining momentum and deepening the engagement.</w:t>
      </w:r>
      <w:r w:rsidDel="00000000" w:rsidR="00000000" w:rsidRPr="00000000">
        <w:rPr>
          <w:rtl w:val="0"/>
        </w:rPr>
      </w:r>
    </w:p>
    <w:p w:rsidR="00000000" w:rsidDel="00000000" w:rsidP="00000000" w:rsidRDefault="00000000" w:rsidRPr="00000000" w14:paraId="00000066">
      <w:pPr>
        <w:spacing w:before="120" w:line="240" w:lineRule="auto"/>
        <w:rPr>
          <w:rFonts w:ascii="Outfit" w:cs="Outfit" w:eastAsia="Outfit" w:hAnsi="Outfit"/>
          <w:sz w:val="24"/>
          <w:szCs w:val="24"/>
        </w:rPr>
      </w:pPr>
      <w:r w:rsidDel="00000000" w:rsidR="00000000" w:rsidRPr="00000000">
        <w:rPr>
          <w:rtl w:val="0"/>
        </w:rPr>
      </w:r>
    </w:p>
    <w:p w:rsidR="00000000" w:rsidDel="00000000" w:rsidP="00000000" w:rsidRDefault="00000000" w:rsidRPr="00000000" w14:paraId="00000067">
      <w:pPr>
        <w:spacing w:after="120" w:line="240" w:lineRule="auto"/>
        <w:jc w:val="both"/>
        <w:rPr>
          <w:rFonts w:ascii="Outfit" w:cs="Outfit" w:eastAsia="Outfit" w:hAnsi="Outfit"/>
          <w:sz w:val="24"/>
          <w:szCs w:val="24"/>
        </w:rPr>
      </w:pPr>
      <w:r w:rsidDel="00000000" w:rsidR="00000000" w:rsidRPr="00000000">
        <w:rPr>
          <w:rFonts w:ascii="Outfit" w:cs="Outfit" w:eastAsia="Outfit" w:hAnsi="Outfit"/>
          <w:color w:val="1e293b"/>
          <w:rtl w:val="0"/>
        </w:rPr>
        <w:t xml:space="preserve">The following sections detail the complete requirements matrix across all three tiers, maintaining full alignment with DaaS v2.0 requirement IDs for </w:t>
      </w:r>
      <w:r w:rsidDel="00000000" w:rsidR="00000000" w:rsidRPr="00000000">
        <w:rPr>
          <w:rFonts w:ascii="Outfit" w:cs="Outfit" w:eastAsia="Outfit" w:hAnsi="Outfit"/>
          <w:color w:val="1e293b"/>
          <w:rtl w:val="0"/>
        </w:rPr>
        <w:t xml:space="preserve">traceability.</w:t>
      </w:r>
      <w:r w:rsidDel="00000000" w:rsidR="00000000" w:rsidRPr="00000000">
        <w:rPr>
          <w:rtl w:val="0"/>
        </w:rPr>
      </w:r>
    </w:p>
    <w:p w:rsidR="00000000" w:rsidDel="00000000" w:rsidP="00000000" w:rsidRDefault="00000000" w:rsidRPr="00000000" w14:paraId="00000068">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40" w:before="60" w:line="240" w:lineRule="auto"/>
        <w:rPr/>
      </w:pPr>
      <w:bookmarkStart w:colFirst="0" w:colLast="0" w:name="_qny7xw9gawbv" w:id="8"/>
      <w:bookmarkEnd w:id="8"/>
      <w:r w:rsidDel="00000000" w:rsidR="00000000" w:rsidRPr="00000000">
        <w:rPr>
          <w:rtl w:val="0"/>
        </w:rPr>
        <w:t xml:space="preserve">SECTION 03</w:t>
      </w:r>
    </w:p>
    <w:p w:rsidR="00000000" w:rsidDel="00000000" w:rsidP="00000000" w:rsidRDefault="00000000" w:rsidRPr="00000000" w14:paraId="0000006A">
      <w:pPr>
        <w:pStyle w:val="Heading2"/>
        <w:keepNext w:val="0"/>
        <w:keepLines w:val="0"/>
        <w:spacing w:before="80" w:line="240" w:lineRule="auto"/>
        <w:rPr/>
      </w:pPr>
      <w:bookmarkStart w:colFirst="0" w:colLast="0" w:name="_fqezvm274v55" w:id="9"/>
      <w:bookmarkEnd w:id="9"/>
      <w:r w:rsidDel="00000000" w:rsidR="00000000" w:rsidRPr="00000000">
        <w:rPr>
          <w:rtl w:val="0"/>
        </w:rPr>
        <w:t xml:space="preserve">Package Overview</w:t>
      </w:r>
    </w:p>
    <w:p w:rsidR="00000000" w:rsidDel="00000000" w:rsidP="00000000" w:rsidRDefault="00000000" w:rsidRPr="00000000" w14:paraId="0000006B">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tbl>
      <w:tblPr>
        <w:tblStyle w:val="Table3"/>
        <w:tblW w:w="9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982"/>
        <w:gridCol w:w="1982"/>
        <w:gridCol w:w="1992"/>
        <w:tblGridChange w:id="0">
          <w:tblGrid>
            <w:gridCol w:w="3350"/>
            <w:gridCol w:w="1982"/>
            <w:gridCol w:w="1982"/>
            <w:gridCol w:w="199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06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Dimension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06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06E">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06F">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0">
            <w:pPr>
              <w:spacing w:after="0" w:lineRule="auto"/>
              <w:rPr/>
            </w:pPr>
            <w:r w:rsidDel="00000000" w:rsidR="00000000" w:rsidRPr="00000000">
              <w:rPr>
                <w:rtl w:val="0"/>
              </w:rPr>
              <w:t xml:space="preserve">Active Rollout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16 weeks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24 weeks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24 weeks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Post-Rollout Support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16 weeks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24 weeks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24 weeks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Total Engagement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~8 months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~12 months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7B">
            <w:pPr>
              <w:spacing w:after="0" w:lineRule="auto"/>
              <w:rPr/>
            </w:pPr>
            <w:r w:rsidDel="00000000" w:rsidR="00000000" w:rsidRPr="00000000">
              <w:rPr>
                <w:rtl w:val="0"/>
              </w:rPr>
              <w:t xml:space="preserve">~12 months</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Hosting Duration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8 months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12 months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7F">
            <w:pPr>
              <w:spacing w:after="0" w:lineRule="auto"/>
              <w:rPr/>
            </w:pPr>
            <w:r w:rsidDel="00000000" w:rsidR="00000000" w:rsidRPr="00000000">
              <w:rPr>
                <w:rtl w:val="0"/>
              </w:rPr>
              <w:t xml:space="preserve">12 months</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Use Cases at Go-Live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2 end-to-end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2">
            <w:pPr>
              <w:spacing w:after="0" w:lineRule="auto"/>
              <w:rPr/>
            </w:pPr>
            <w:r w:rsidDel="00000000" w:rsidR="00000000" w:rsidRPr="00000000">
              <w:rPr>
                <w:rtl w:val="0"/>
              </w:rPr>
              <w:t xml:space="preserve">2–5 end-to-end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5+ end-to-end</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4">
            <w:pPr>
              <w:spacing w:after="0" w:lineRule="auto"/>
              <w:rPr/>
            </w:pPr>
            <w:commentRangeStart w:id="5"/>
            <w:commentRangeStart w:id="6"/>
            <w:r w:rsidDel="00000000" w:rsidR="00000000" w:rsidRPr="00000000">
              <w:rPr>
                <w:rtl w:val="0"/>
              </w:rPr>
              <w:t xml:space="preserve">L3 Support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5">
            <w:pPr>
              <w:spacing w:after="0" w:lineRule="auto"/>
              <w:rPr>
                <w:b w:val="1"/>
                <w:bCs w:val="1"/>
                <w:color w:val="059669"/>
              </w:rPr>
            </w:pP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6">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7">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8">
            <w:pPr>
              <w:spacing w:after="0" w:lineRule="auto"/>
              <w:rPr/>
            </w:pPr>
            <w:r w:rsidDel="00000000" w:rsidR="00000000" w:rsidRPr="00000000">
              <w:rPr>
                <w:rtl w:val="0"/>
              </w:rPr>
              <w:t xml:space="preserve">Outreach Playbook</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9">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A">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8B">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Impact Whitepaper</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D">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E">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8F">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0">
            <w:pPr>
              <w:spacing w:after="0" w:lineRule="auto"/>
              <w:rPr/>
            </w:pPr>
            <w:r w:rsidDel="00000000" w:rsidR="00000000" w:rsidRPr="00000000">
              <w:rPr>
                <w:rtl w:val="0"/>
              </w:rPr>
              <w:t xml:space="preserve">National Policy Support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1">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2">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3">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94">
            <w:pPr>
              <w:spacing w:after="0" w:lineRule="auto"/>
              <w:rPr/>
            </w:pPr>
            <w:r w:rsidDel="00000000" w:rsidR="00000000" w:rsidRPr="00000000">
              <w:rPr>
                <w:rtl w:val="0"/>
              </w:rPr>
              <w:t xml:space="preserve">AI for Building DaaS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95">
            <w:pPr>
              <w:spacing w:after="0" w:lineRule="auto"/>
              <w:rPr>
                <w:b w:val="1"/>
                <w:bCs w:val="1"/>
                <w:color w:val="f59e0b"/>
              </w:rPr>
            </w:pPr>
            <w:r w:rsidDel="00000000" w:rsidR="00000000" w:rsidRPr="00000000">
              <w:rPr>
                <w:b w:val="1"/>
                <w:bCs w:val="1"/>
                <w:color w:val="f59e0b"/>
                <w:rtl w:val="0"/>
              </w:rPr>
              <w:t xml:space="preserve">Basic</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96">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97">
            <w:pPr>
              <w:spacing w:after="0" w:lineRule="auto"/>
              <w:rPr>
                <w:b w:val="1"/>
                <w:bCs w:val="1"/>
                <w:color w:val="059669"/>
              </w:rPr>
            </w:pPr>
            <w:r w:rsidDel="00000000" w:rsidR="00000000" w:rsidRPr="00000000">
              <w:rPr>
                <w:b w:val="1"/>
                <w:bCs w:val="1"/>
                <w:color w:val="059669"/>
                <w:rtl w:val="0"/>
              </w:rPr>
              <w:t xml:space="preserve">✓</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AI Services for End Users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9">
            <w:pPr>
              <w:spacing w:after="0" w:lineRule="auto"/>
              <w:rPr>
                <w:b w:val="1"/>
                <w:bCs w:val="1"/>
                <w:color w:val="f59e0b"/>
              </w:rPr>
            </w:pPr>
            <w:r w:rsidDel="00000000" w:rsidR="00000000" w:rsidRPr="00000000">
              <w:rPr>
                <w:b w:val="1"/>
                <w:bCs w:val="1"/>
                <w:color w:val="f59e0b"/>
                <w:rtl w:val="0"/>
              </w:rPr>
              <w:t xml:space="preserve">Basic</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A">
            <w:pPr>
              <w:spacing w:after="0" w:lineRule="auto"/>
              <w:rPr>
                <w:b w:val="1"/>
                <w:bCs w:val="1"/>
                <w:color w:val="059669"/>
              </w:rPr>
            </w:pPr>
            <w:r w:rsidDel="00000000" w:rsidR="00000000" w:rsidRPr="00000000">
              <w:rPr>
                <w:b w:val="1"/>
                <w:bCs w:val="1"/>
                <w:color w:val="059669"/>
                <w:rtl w:val="0"/>
              </w:rPr>
              <w:t xml:space="preserv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9B">
            <w:pPr>
              <w:spacing w:after="0" w:lineRule="auto"/>
              <w:rPr>
                <w:b w:val="1"/>
                <w:bCs w:val="1"/>
                <w:color w:val="059669"/>
              </w:rPr>
            </w:pPr>
            <w:r w:rsidDel="00000000" w:rsidR="00000000" w:rsidRPr="00000000">
              <w:rPr>
                <w:b w:val="1"/>
                <w:bCs w:val="1"/>
                <w:color w:val="059669"/>
                <w:rtl w:val="0"/>
              </w:rPr>
              <w:t xml:space="preserve">✓</w:t>
            </w:r>
          </w:p>
        </w:tc>
      </w:tr>
    </w:tbl>
    <w:p w:rsidR="00000000" w:rsidDel="00000000" w:rsidP="00000000" w:rsidRDefault="00000000" w:rsidRPr="00000000" w14:paraId="0000009C">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40" w:before="60" w:line="240" w:lineRule="auto"/>
        <w:rPr/>
      </w:pPr>
      <w:bookmarkStart w:colFirst="0" w:colLast="0" w:name="_u1dhp6fo657t" w:id="10"/>
      <w:bookmarkEnd w:id="10"/>
      <w:r w:rsidDel="00000000" w:rsidR="00000000" w:rsidRPr="00000000">
        <w:rPr>
          <w:rtl w:val="0"/>
        </w:rPr>
        <w:t xml:space="preserve">SECTION 04</w:t>
      </w:r>
    </w:p>
    <w:p w:rsidR="00000000" w:rsidDel="00000000" w:rsidP="00000000" w:rsidRDefault="00000000" w:rsidRPr="00000000" w14:paraId="0000009E">
      <w:pPr>
        <w:pStyle w:val="Heading2"/>
        <w:keepNext w:val="0"/>
        <w:keepLines w:val="0"/>
        <w:spacing w:before="80" w:line="240" w:lineRule="auto"/>
        <w:rPr/>
      </w:pPr>
      <w:bookmarkStart w:colFirst="0" w:colLast="0" w:name="_uczyuofwwvgk" w:id="11"/>
      <w:bookmarkEnd w:id="11"/>
      <w:r w:rsidDel="00000000" w:rsidR="00000000" w:rsidRPr="00000000">
        <w:rPr>
          <w:rtl w:val="0"/>
        </w:rPr>
        <w:t xml:space="preserve">Requirements Matrix — Credential Issuance</w:t>
      </w:r>
    </w:p>
    <w:p w:rsidR="00000000" w:rsidDel="00000000" w:rsidP="00000000" w:rsidRDefault="00000000" w:rsidRPr="00000000" w14:paraId="0000009F">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All CI requirements from DaaS v2.0 Section 8.1, mapped to the tiered model. Primary owner: SP (supported by ISV).</w:t>
      </w:r>
    </w:p>
    <w:p w:rsidR="00000000" w:rsidDel="00000000" w:rsidP="00000000" w:rsidRDefault="00000000" w:rsidRPr="00000000" w14:paraId="000000A1">
      <w:pPr>
        <w:spacing w:before="60" w:line="240" w:lineRule="auto"/>
        <w:rPr>
          <w:rFonts w:ascii="Outfit" w:cs="Outfit" w:eastAsia="Outfit" w:hAnsi="Outfit"/>
          <w:sz w:val="20"/>
          <w:szCs w:val="20"/>
        </w:rPr>
      </w:pPr>
      <w:r w:rsidDel="00000000" w:rsidR="00000000" w:rsidRPr="00000000">
        <w:rPr>
          <w:rtl w:val="0"/>
        </w:rPr>
      </w:r>
    </w:p>
    <w:tbl>
      <w:tblPr>
        <w:tblStyle w:val="Table4"/>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5010"/>
        <w:gridCol w:w="1110"/>
        <w:gridCol w:w="1110"/>
        <w:gridCol w:w="1110"/>
        <w:tblGridChange w:id="0">
          <w:tblGrid>
            <w:gridCol w:w="945"/>
            <w:gridCol w:w="501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0A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0A3">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0A4">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0A5">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0A6">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CI-01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Issuance platform must provide self-service issuer onboarding portal with configurable approval workflows (manual approval, automated verification, hybrid)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A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CI-02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Issuer onboarding must collect and validate key details eg Legal entity name, registration number, authorized signatories, technical contact details, DID/signing key configuration, geographic jurisdiction</w:t>
            </w:r>
          </w:p>
          <w:p w:rsidR="00000000" w:rsidDel="00000000" w:rsidP="00000000" w:rsidRDefault="00000000" w:rsidRPr="00000000" w14:paraId="000000AE">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A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CI-03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Role-based access control must support minimum roles: </w:t>
            </w:r>
          </w:p>
          <w:p w:rsidR="00000000" w:rsidDel="00000000" w:rsidP="00000000" w:rsidRDefault="00000000" w:rsidRPr="00000000" w14:paraId="000000B4">
            <w:pPr>
              <w:numPr>
                <w:ilvl w:val="0"/>
                <w:numId w:val="4"/>
              </w:numPr>
              <w:spacing w:after="0" w:lineRule="auto"/>
              <w:ind w:left="720" w:hanging="360"/>
            </w:pPr>
            <w:r w:rsidDel="00000000" w:rsidR="00000000" w:rsidRPr="00000000">
              <w:rPr>
                <w:rtl w:val="0"/>
              </w:rPr>
              <w:t xml:space="preserve">Super Admin (platform management), </w:t>
            </w:r>
          </w:p>
          <w:p w:rsidR="00000000" w:rsidDel="00000000" w:rsidP="00000000" w:rsidRDefault="00000000" w:rsidRPr="00000000" w14:paraId="000000B5">
            <w:pPr>
              <w:numPr>
                <w:ilvl w:val="0"/>
                <w:numId w:val="4"/>
              </w:numPr>
              <w:spacing w:after="0" w:lineRule="auto"/>
              <w:ind w:left="720" w:hanging="360"/>
            </w:pPr>
            <w:r w:rsidDel="00000000" w:rsidR="00000000" w:rsidRPr="00000000">
              <w:rPr>
                <w:rtl w:val="0"/>
              </w:rPr>
              <w:t xml:space="preserve">Issuer Admin (schema/template/user management), </w:t>
            </w:r>
          </w:p>
          <w:p w:rsidR="00000000" w:rsidDel="00000000" w:rsidP="00000000" w:rsidRDefault="00000000" w:rsidRPr="00000000" w14:paraId="000000B6">
            <w:pPr>
              <w:numPr>
                <w:ilvl w:val="0"/>
                <w:numId w:val="4"/>
              </w:numPr>
              <w:spacing w:after="0" w:lineRule="auto"/>
              <w:ind w:left="720" w:hanging="360"/>
            </w:pPr>
            <w:r w:rsidDel="00000000" w:rsidR="00000000" w:rsidRPr="00000000">
              <w:rPr>
                <w:rtl w:val="0"/>
              </w:rPr>
              <w:t xml:space="preserve">Credential Officer (credential issuance only)</w:t>
            </w:r>
          </w:p>
          <w:p w:rsidR="00000000" w:rsidDel="00000000" w:rsidP="00000000" w:rsidRDefault="00000000" w:rsidRPr="00000000" w14:paraId="000000B7">
            <w:pPr>
              <w:numPr>
                <w:ilvl w:val="0"/>
                <w:numId w:val="4"/>
              </w:numPr>
              <w:spacing w:after="0" w:lineRule="auto"/>
              <w:ind w:left="720" w:hanging="360"/>
            </w:pPr>
            <w:r w:rsidDel="00000000" w:rsidR="00000000" w:rsidRPr="00000000">
              <w:rPr>
                <w:rtl w:val="0"/>
              </w:rPr>
              <w:t xml:space="preserve">Auditor (read-only access to logs)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B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CI-04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Issuer profile must auto-generate or allow upload of: DID document (eg did:web, did:key), X.509 certificates, or public keys with automatic trust registry registration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B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CI-05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Issuance solutions must be offered in at least one of the offerings: </w:t>
            </w:r>
          </w:p>
          <w:p w:rsidR="00000000" w:rsidDel="00000000" w:rsidP="00000000" w:rsidRDefault="00000000" w:rsidRPr="00000000" w14:paraId="000000C2">
            <w:pPr>
              <w:numPr>
                <w:ilvl w:val="0"/>
                <w:numId w:val="1"/>
              </w:numPr>
              <w:spacing w:after="0" w:lineRule="auto"/>
              <w:ind w:left="720" w:hanging="360"/>
            </w:pPr>
            <w:r w:rsidDel="00000000" w:rsidR="00000000" w:rsidRPr="00000000">
              <w:rPr>
                <w:rtl w:val="0"/>
              </w:rPr>
              <w:t xml:space="preserve">SDK</w:t>
            </w:r>
          </w:p>
          <w:p w:rsidR="00000000" w:rsidDel="00000000" w:rsidP="00000000" w:rsidRDefault="00000000" w:rsidRPr="00000000" w14:paraId="000000C3">
            <w:pPr>
              <w:numPr>
                <w:ilvl w:val="0"/>
                <w:numId w:val="1"/>
              </w:numPr>
              <w:spacing w:after="0" w:lineRule="auto"/>
              <w:ind w:left="720" w:hanging="360"/>
            </w:pPr>
            <w:r w:rsidDel="00000000" w:rsidR="00000000" w:rsidRPr="00000000">
              <w:rPr>
                <w:rtl w:val="0"/>
              </w:rPr>
              <w:t xml:space="preserve">SaaS offering</w:t>
            </w:r>
          </w:p>
          <w:p w:rsidR="00000000" w:rsidDel="00000000" w:rsidP="00000000" w:rsidRDefault="00000000" w:rsidRPr="00000000" w14:paraId="000000C4">
            <w:pPr>
              <w:numPr>
                <w:ilvl w:val="0"/>
                <w:numId w:val="1"/>
              </w:numPr>
              <w:spacing w:after="0" w:lineRule="auto"/>
              <w:ind w:left="720" w:hanging="360"/>
            </w:pPr>
            <w:r w:rsidDel="00000000" w:rsidR="00000000" w:rsidRPr="00000000">
              <w:rPr>
                <w:rtl w:val="0"/>
              </w:rPr>
              <w:t xml:space="preserve">Hosted solution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C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CI-06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Issuance solutions must provide options to configure the following: </w:t>
            </w:r>
          </w:p>
          <w:p w:rsidR="00000000" w:rsidDel="00000000" w:rsidP="00000000" w:rsidRDefault="00000000" w:rsidRPr="00000000" w14:paraId="000000CA">
            <w:pPr>
              <w:numPr>
                <w:ilvl w:val="0"/>
                <w:numId w:val="9"/>
              </w:numPr>
              <w:spacing w:after="0" w:lineRule="auto"/>
              <w:ind w:left="720" w:hanging="360"/>
            </w:pPr>
            <w:r w:rsidDel="00000000" w:rsidR="00000000" w:rsidRPr="00000000">
              <w:rPr>
                <w:rtl w:val="0"/>
              </w:rPr>
              <w:t xml:space="preserve">Language options</w:t>
            </w:r>
          </w:p>
          <w:p w:rsidR="00000000" w:rsidDel="00000000" w:rsidP="00000000" w:rsidRDefault="00000000" w:rsidRPr="00000000" w14:paraId="000000CB">
            <w:pPr>
              <w:numPr>
                <w:ilvl w:val="0"/>
                <w:numId w:val="9"/>
              </w:numPr>
              <w:spacing w:after="0" w:lineRule="auto"/>
              <w:ind w:left="720" w:hanging="360"/>
            </w:pPr>
            <w:r w:rsidDel="00000000" w:rsidR="00000000" w:rsidRPr="00000000">
              <w:rPr>
                <w:rtl w:val="0"/>
              </w:rPr>
              <w:t xml:space="preserve">Credential docs (pdf/svg) templates (logo, colour themes, etc.,)</w:t>
            </w:r>
          </w:p>
          <w:p w:rsidR="00000000" w:rsidDel="00000000" w:rsidP="00000000" w:rsidRDefault="00000000" w:rsidRPr="00000000" w14:paraId="000000CC">
            <w:pPr>
              <w:numPr>
                <w:ilvl w:val="0"/>
                <w:numId w:val="9"/>
              </w:numPr>
              <w:spacing w:after="0" w:lineRule="auto"/>
              <w:ind w:left="720" w:hanging="360"/>
            </w:pPr>
            <w:r w:rsidDel="00000000" w:rsidR="00000000" w:rsidRPr="00000000">
              <w:rPr>
                <w:rtl w:val="0"/>
              </w:rPr>
              <w:t xml:space="preserve">QR code content</w:t>
            </w:r>
          </w:p>
          <w:p w:rsidR="00000000" w:rsidDel="00000000" w:rsidP="00000000" w:rsidRDefault="00000000" w:rsidRPr="00000000" w14:paraId="000000CD">
            <w:pPr>
              <w:numPr>
                <w:ilvl w:val="0"/>
                <w:numId w:val="9"/>
              </w:numPr>
              <w:spacing w:after="0" w:lineRule="auto"/>
              <w:ind w:left="720" w:hanging="360"/>
            </w:pPr>
            <w:r w:rsidDel="00000000" w:rsidR="00000000" w:rsidRPr="00000000">
              <w:rPr>
                <w:rtl w:val="0"/>
              </w:rPr>
              <w:t xml:space="preserve">Machine readable schema formats (.json, .xml)  across multiple VC standards</w:t>
            </w:r>
          </w:p>
          <w:p w:rsidR="00000000" w:rsidDel="00000000" w:rsidP="00000000" w:rsidRDefault="00000000" w:rsidRPr="00000000" w14:paraId="000000CE">
            <w:pPr>
              <w:numPr>
                <w:ilvl w:val="0"/>
                <w:numId w:val="9"/>
              </w:numPr>
              <w:spacing w:after="0" w:lineRule="auto"/>
              <w:ind w:left="720" w:hanging="360"/>
            </w:pPr>
            <w:r w:rsidDel="00000000" w:rsidR="00000000" w:rsidRPr="00000000">
              <w:rPr>
                <w:rtl w:val="0"/>
              </w:rPr>
              <w:t xml:space="preserve">Data schemas to support multiple credential types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C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CI-07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Issuance solutions must provide capability to generate and store signing keys  secure vaults. Additionally, corresponding verification keys must be made available for verification SDKs to verify credentials.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7">
            <w:pPr>
              <w:spacing w:after="0" w:lineRule="auto"/>
              <w:rPr/>
            </w:pPr>
            <w:r w:rsidDel="00000000" w:rsidR="00000000" w:rsidRPr="00000000">
              <w:rPr>
                <w:rtl w:val="0"/>
              </w:rPr>
              <w:t xml:space="preserve">CI-08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Issuance solutions must support issuance in signed qr (svg, etc), signed docs (.pdf, svg, etc) and machine readable format(s) (.json .xml, etc) using popular VC standards (e.g W3C-VC)</w:t>
            </w:r>
          </w:p>
          <w:p w:rsidR="00000000" w:rsidDel="00000000" w:rsidP="00000000" w:rsidRDefault="00000000" w:rsidRPr="00000000" w14:paraId="000000D9">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D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D">
            <w:pPr>
              <w:spacing w:after="0" w:lineRule="auto"/>
              <w:rPr/>
            </w:pPr>
            <w:r w:rsidDel="00000000" w:rsidR="00000000" w:rsidRPr="00000000">
              <w:rPr>
                <w:rtl w:val="0"/>
              </w:rPr>
              <w:t xml:space="preserve">CI-09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Issuance solutions must generate credentials in batch/on-demand through standard / popular APIs.</w:t>
            </w:r>
          </w:p>
          <w:p w:rsidR="00000000" w:rsidDel="00000000" w:rsidP="00000000" w:rsidRDefault="00000000" w:rsidRPr="00000000" w14:paraId="000000DF">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CI-10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4">
            <w:pPr>
              <w:spacing w:after="0" w:lineRule="auto"/>
              <w:rPr/>
            </w:pPr>
            <w:r w:rsidDel="00000000" w:rsidR="00000000" w:rsidRPr="00000000">
              <w:rPr>
                <w:rtl w:val="0"/>
              </w:rPr>
              <w:t xml:space="preserve">Issuance solutions must facilitate excel/csv file upload (of attested individuals' data) to generate credentials and return credential artefacts back to the issuer.</w:t>
            </w:r>
          </w:p>
          <w:p w:rsidR="00000000" w:rsidDel="00000000" w:rsidP="00000000" w:rsidRDefault="00000000" w:rsidRPr="00000000" w14:paraId="000000E5">
            <w:pPr>
              <w:spacing w:after="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9">
            <w:pPr>
              <w:spacing w:after="0" w:lineRule="auto"/>
              <w:rPr/>
            </w:pPr>
            <w:r w:rsidDel="00000000" w:rsidR="00000000" w:rsidRPr="00000000">
              <w:rPr>
                <w:rtl w:val="0"/>
              </w:rPr>
              <w:t xml:space="preserve">CI-11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A">
            <w:pPr>
              <w:spacing w:after="0" w:lineRule="auto"/>
              <w:rPr/>
            </w:pPr>
            <w:r w:rsidDel="00000000" w:rsidR="00000000" w:rsidRPr="00000000">
              <w:rPr>
                <w:rtl w:val="0"/>
              </w:rPr>
              <w:t xml:space="preserve">Issuance solutions must support issuance of credential in print format with signed QR e.g pdf, svg etc.,</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E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E">
            <w:pPr>
              <w:spacing w:after="0" w:lineRule="auto"/>
              <w:rPr/>
            </w:pPr>
            <w:r w:rsidDel="00000000" w:rsidR="00000000" w:rsidRPr="00000000">
              <w:rPr>
                <w:rtl w:val="0"/>
              </w:rPr>
              <w:t xml:space="preserve">CI-12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EF">
            <w:pPr>
              <w:spacing w:after="0" w:lineRule="auto"/>
              <w:rPr/>
            </w:pPr>
            <w:r w:rsidDel="00000000" w:rsidR="00000000" w:rsidRPr="00000000">
              <w:rPr>
                <w:rtl w:val="0"/>
              </w:rPr>
              <w:t xml:space="preserve">Issuance solutions must support issuance of the credentials to user controlled credential store either on cloud (eLocker) or mobile (wallet)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3">
            <w:pPr>
              <w:spacing w:after="0" w:lineRule="auto"/>
              <w:rPr/>
            </w:pPr>
            <w:r w:rsidDel="00000000" w:rsidR="00000000" w:rsidRPr="00000000">
              <w:rPr>
                <w:rtl w:val="0"/>
              </w:rPr>
              <w:t xml:space="preserve">CI-13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4">
            <w:pPr>
              <w:spacing w:after="0" w:lineRule="auto"/>
              <w:rPr/>
            </w:pPr>
            <w:r w:rsidDel="00000000" w:rsidR="00000000" w:rsidRPr="00000000">
              <w:rPr>
                <w:rtl w:val="0"/>
              </w:rPr>
              <w:t xml:space="preserve">Issuance solutions must allow issuers to revoke credentials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5">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8">
            <w:pPr>
              <w:spacing w:after="0" w:lineRule="auto"/>
              <w:rPr/>
            </w:pPr>
            <w:r w:rsidDel="00000000" w:rsidR="00000000" w:rsidRPr="00000000">
              <w:rPr>
                <w:rtl w:val="0"/>
              </w:rPr>
              <w:t xml:space="preserve">CI-14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9">
            <w:pPr>
              <w:spacing w:after="0" w:lineRule="auto"/>
              <w:rPr/>
            </w:pPr>
            <w:r w:rsidDel="00000000" w:rsidR="00000000" w:rsidRPr="00000000">
              <w:rPr>
                <w:rtl w:val="0"/>
              </w:rPr>
              <w:t xml:space="preserve">Issuance solutions may optionally allow workflow based credential mgmt for issuance/revocation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A">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0F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D">
            <w:pPr>
              <w:spacing w:after="0" w:lineRule="auto"/>
              <w:rPr/>
            </w:pPr>
            <w:r w:rsidDel="00000000" w:rsidR="00000000" w:rsidRPr="00000000">
              <w:rPr>
                <w:rtl w:val="0"/>
              </w:rPr>
              <w:t xml:space="preserve">CI-15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Issuance solutions must support UI/UX customization, including templates, logo, language and colours, based on issuer requirements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0F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2">
            <w:pPr>
              <w:spacing w:after="0" w:lineRule="auto"/>
              <w:rPr/>
            </w:pPr>
            <w:r w:rsidDel="00000000" w:rsidR="00000000" w:rsidRPr="00000000">
              <w:rPr>
                <w:rtl w:val="0"/>
              </w:rPr>
              <w:t xml:space="preserve">CI-16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3">
            <w:pPr>
              <w:spacing w:after="0" w:lineRule="auto"/>
              <w:rPr/>
            </w:pPr>
            <w:r w:rsidDel="00000000" w:rsidR="00000000" w:rsidRPr="00000000">
              <w:rPr>
                <w:rtl w:val="0"/>
              </w:rPr>
              <w:t xml:space="preserve">Issuance solutions must support delegated access to credentials. The system must allow a parent or legal guardian to receive, view, and present the credential on behalf of a minor, and linkage to the child must be validated using authoritative registry data </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4">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7">
            <w:pPr>
              <w:spacing w:after="0" w:lineRule="auto"/>
              <w:rPr/>
            </w:pPr>
            <w:r w:rsidDel="00000000" w:rsidR="00000000" w:rsidRPr="00000000">
              <w:rPr>
                <w:rtl w:val="0"/>
              </w:rPr>
              <w:t xml:space="preserve">CI-17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8">
            <w:pPr>
              <w:spacing w:after="0" w:lineRule="auto"/>
              <w:rPr/>
            </w:pPr>
            <w:r w:rsidDel="00000000" w:rsidR="00000000" w:rsidRPr="00000000">
              <w:rPr>
                <w:rtl w:val="0"/>
              </w:rPr>
              <w:t xml:space="preserve">L1, L2, L3 support for credential issuance (SP trained and certified)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0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C">
            <w:pPr>
              <w:spacing w:after="0" w:lineRule="auto"/>
              <w:rPr/>
            </w:pPr>
            <w:r w:rsidDel="00000000" w:rsidR="00000000" w:rsidRPr="00000000">
              <w:rPr>
                <w:rtl w:val="0"/>
              </w:rPr>
              <w:t xml:space="preserve">CI-18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L3 support extended 6 months post-rollout (12 months total)</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E">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0F">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1">
            <w:pPr>
              <w:spacing w:after="0" w:lineRule="auto"/>
              <w:rPr/>
            </w:pPr>
            <w:r w:rsidDel="00000000" w:rsidR="00000000" w:rsidRPr="00000000">
              <w:rPr>
                <w:rtl w:val="0"/>
              </w:rPr>
              <w:t xml:space="preserve">CI-19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2">
            <w:pPr>
              <w:spacing w:after="0" w:lineRule="auto"/>
              <w:rPr/>
            </w:pPr>
            <w:r w:rsidDel="00000000" w:rsidR="00000000" w:rsidRPr="00000000">
              <w:rPr>
                <w:rtl w:val="0"/>
              </w:rPr>
              <w:t xml:space="preserve">Batch issuance: min 10,000 credentials/hour; &lt;2s latency for on-demand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1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6">
            <w:pPr>
              <w:spacing w:after="0" w:lineRule="auto"/>
              <w:rPr/>
            </w:pPr>
            <w:r w:rsidDel="00000000" w:rsidR="00000000" w:rsidRPr="00000000">
              <w:rPr>
                <w:rtl w:val="0"/>
              </w:rPr>
              <w:t xml:space="preserve">CI-20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7">
            <w:pPr>
              <w:spacing w:after="0" w:lineRule="auto"/>
              <w:rPr/>
            </w:pPr>
            <w:r w:rsidDel="00000000" w:rsidR="00000000" w:rsidRPr="00000000">
              <w:rPr>
                <w:rtl w:val="0"/>
              </w:rPr>
              <w:t xml:space="preserve">Go-live by integrating all the above issuance capabilities with all the identified issuers and respective issuer systems.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8">
            <w:pPr>
              <w:jc w:val="center"/>
              <w:rPr>
                <w:rFonts w:ascii="Outfit" w:cs="Outfit" w:eastAsia="Outfit" w:hAnsi="Outfit"/>
                <w:sz w:val="19"/>
                <w:szCs w:val="19"/>
              </w:rPr>
            </w:pPr>
            <w:r w:rsidDel="00000000" w:rsidR="00000000" w:rsidRPr="00000000">
              <w:rPr>
                <w:b w:val="1"/>
                <w:bCs w:val="1"/>
                <w:sz w:val="19"/>
                <w:szCs w:val="19"/>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9">
            <w:pPr>
              <w:jc w:val="center"/>
              <w:rPr>
                <w:rFonts w:ascii="Outfit" w:cs="Outfit" w:eastAsia="Outfit" w:hAnsi="Outfit"/>
                <w:sz w:val="19"/>
                <w:szCs w:val="19"/>
              </w:rPr>
            </w:pPr>
            <w:r w:rsidDel="00000000" w:rsidR="00000000" w:rsidRPr="00000000">
              <w:rPr>
                <w:b w:val="1"/>
                <w:bCs w:val="1"/>
                <w:sz w:val="19"/>
                <w:szCs w:val="19"/>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1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All</w:t>
            </w:r>
            <w:r w:rsidDel="00000000" w:rsidR="00000000" w:rsidRPr="00000000">
              <w:rPr>
                <w:rtl w:val="0"/>
              </w:rPr>
            </w:r>
          </w:p>
        </w:tc>
      </w:tr>
    </w:tbl>
    <w:p w:rsidR="00000000" w:rsidDel="00000000" w:rsidP="00000000" w:rsidRDefault="00000000" w:rsidRPr="00000000" w14:paraId="0000011B">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40" w:before="60" w:line="240" w:lineRule="auto"/>
        <w:rPr/>
      </w:pPr>
      <w:bookmarkStart w:colFirst="0" w:colLast="0" w:name="_dkfs3bgt7zut" w:id="12"/>
      <w:bookmarkEnd w:id="12"/>
      <w:r w:rsidDel="00000000" w:rsidR="00000000" w:rsidRPr="00000000">
        <w:rPr>
          <w:rtl w:val="0"/>
        </w:rPr>
        <w:t xml:space="preserve">SECTION 05</w:t>
      </w:r>
    </w:p>
    <w:p w:rsidR="00000000" w:rsidDel="00000000" w:rsidP="00000000" w:rsidRDefault="00000000" w:rsidRPr="00000000" w14:paraId="0000011D">
      <w:pPr>
        <w:pStyle w:val="Heading2"/>
        <w:keepNext w:val="0"/>
        <w:keepLines w:val="0"/>
        <w:spacing w:before="80" w:line="240" w:lineRule="auto"/>
        <w:rPr/>
      </w:pPr>
      <w:bookmarkStart w:colFirst="0" w:colLast="0" w:name="_og1x0ydf8h2o" w:id="13"/>
      <w:bookmarkEnd w:id="13"/>
      <w:r w:rsidDel="00000000" w:rsidR="00000000" w:rsidRPr="00000000">
        <w:rPr>
          <w:rtl w:val="0"/>
        </w:rPr>
        <w:t xml:space="preserve">Requirements Matrix — Credential Verification</w:t>
      </w:r>
    </w:p>
    <w:p w:rsidR="00000000" w:rsidDel="00000000" w:rsidP="00000000" w:rsidRDefault="00000000" w:rsidRPr="00000000" w14:paraId="0000011E">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All CV requirements from DaaS v2.0 Section 8.1, mapped to the tiered model. Primary owner: SP (supported by ISV).</w:t>
      </w:r>
    </w:p>
    <w:p w:rsidR="00000000" w:rsidDel="00000000" w:rsidP="00000000" w:rsidRDefault="00000000" w:rsidRPr="00000000" w14:paraId="00000120">
      <w:pPr>
        <w:spacing w:before="60" w:line="240" w:lineRule="auto"/>
        <w:rPr>
          <w:rFonts w:ascii="Outfit" w:cs="Outfit" w:eastAsia="Outfit" w:hAnsi="Outfit"/>
          <w:sz w:val="20"/>
          <w:szCs w:val="20"/>
        </w:rPr>
      </w:pPr>
      <w:r w:rsidDel="00000000" w:rsidR="00000000" w:rsidRPr="00000000">
        <w:rPr>
          <w:rtl w:val="0"/>
        </w:rPr>
      </w:r>
    </w:p>
    <w:tbl>
      <w:tblPr>
        <w:tblStyle w:val="Table5"/>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4815"/>
        <w:gridCol w:w="1110"/>
        <w:gridCol w:w="1110"/>
        <w:gridCol w:w="1110"/>
        <w:tblGridChange w:id="0">
          <w:tblGrid>
            <w:gridCol w:w="1140"/>
            <w:gridCol w:w="4815"/>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21">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2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23">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24">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25">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6">
            <w:pPr>
              <w:spacing w:after="0" w:lineRule="auto"/>
              <w:rPr/>
            </w:pPr>
            <w:r w:rsidDel="00000000" w:rsidR="00000000" w:rsidRPr="00000000">
              <w:rPr>
                <w:rtl w:val="0"/>
              </w:rPr>
              <w:t xml:space="preserve">CV-01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7">
            <w:pPr>
              <w:spacing w:after="0" w:lineRule="auto"/>
              <w:rPr>
                <w:color w:val="000000"/>
              </w:rPr>
            </w:pPr>
            <w:r w:rsidDel="00000000" w:rsidR="00000000" w:rsidRPr="00000000">
              <w:rPr>
                <w:color w:val="000000"/>
                <w:rtl w:val="0"/>
              </w:rPr>
              <w:t xml:space="preserve">Verification solution must support offering credential verification in below channels:</w:t>
            </w:r>
          </w:p>
          <w:p w:rsidR="00000000" w:rsidDel="00000000" w:rsidP="00000000" w:rsidRDefault="00000000" w:rsidRPr="00000000" w14:paraId="00000128">
            <w:pPr>
              <w:numPr>
                <w:ilvl w:val="0"/>
                <w:numId w:val="3"/>
              </w:numPr>
              <w:spacing w:after="0" w:lineRule="auto"/>
              <w:ind w:left="720" w:hanging="360"/>
              <w:rPr>
                <w:color w:val="000000"/>
              </w:rPr>
            </w:pPr>
            <w:r w:rsidDel="00000000" w:rsidR="00000000" w:rsidRPr="00000000">
              <w:rPr>
                <w:color w:val="000000"/>
                <w:rtl w:val="0"/>
              </w:rPr>
              <w:t xml:space="preserve">SDKs / Libraries / Utilities (mandatory)</w:t>
            </w:r>
          </w:p>
          <w:p w:rsidR="00000000" w:rsidDel="00000000" w:rsidP="00000000" w:rsidRDefault="00000000" w:rsidRPr="00000000" w14:paraId="00000129">
            <w:pPr>
              <w:numPr>
                <w:ilvl w:val="0"/>
                <w:numId w:val="3"/>
              </w:numPr>
              <w:spacing w:after="0" w:lineRule="auto"/>
              <w:ind w:left="720" w:hanging="360"/>
              <w:rPr>
                <w:color w:val="000000"/>
              </w:rPr>
            </w:pPr>
            <w:r w:rsidDel="00000000" w:rsidR="00000000" w:rsidRPr="00000000">
              <w:rPr>
                <w:color w:val="000000"/>
                <w:rtl w:val="0"/>
              </w:rPr>
              <w:t xml:space="preserve">APIs</w:t>
            </w:r>
          </w:p>
          <w:p w:rsidR="00000000" w:rsidDel="00000000" w:rsidP="00000000" w:rsidRDefault="00000000" w:rsidRPr="00000000" w14:paraId="0000012A">
            <w:pPr>
              <w:numPr>
                <w:ilvl w:val="0"/>
                <w:numId w:val="3"/>
              </w:numPr>
              <w:spacing w:after="0" w:lineRule="auto"/>
              <w:ind w:left="720" w:hanging="360"/>
              <w:rPr>
                <w:color w:val="000000"/>
              </w:rPr>
            </w:pPr>
            <w:r w:rsidDel="00000000" w:rsidR="00000000" w:rsidRPr="00000000">
              <w:rPr>
                <w:color w:val="000000"/>
                <w:rtl w:val="0"/>
              </w:rPr>
              <w:t xml:space="preserve">Web portals / Mobile apps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2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E">
            <w:pPr>
              <w:spacing w:after="0" w:lineRule="auto"/>
              <w:rPr/>
            </w:pPr>
            <w:r w:rsidDel="00000000" w:rsidR="00000000" w:rsidRPr="00000000">
              <w:rPr>
                <w:rtl w:val="0"/>
              </w:rPr>
              <w:t xml:space="preserve">CV-02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2F">
            <w:pPr>
              <w:spacing w:after="0" w:lineRule="auto"/>
              <w:rPr>
                <w:color w:val="000000"/>
              </w:rPr>
            </w:pPr>
            <w:r w:rsidDel="00000000" w:rsidR="00000000" w:rsidRPr="00000000">
              <w:rPr>
                <w:color w:val="000000"/>
                <w:rtl w:val="0"/>
              </w:rPr>
              <w:t xml:space="preserve">Verification must validate:</w:t>
            </w:r>
          </w:p>
          <w:p w:rsidR="00000000" w:rsidDel="00000000" w:rsidP="00000000" w:rsidRDefault="00000000" w:rsidRPr="00000000" w14:paraId="00000130">
            <w:pPr>
              <w:numPr>
                <w:ilvl w:val="0"/>
                <w:numId w:val="8"/>
              </w:numPr>
              <w:spacing w:after="0" w:lineRule="auto"/>
              <w:ind w:left="720" w:hanging="360"/>
              <w:rPr>
                <w:color w:val="000000"/>
              </w:rPr>
            </w:pPr>
            <w:r w:rsidDel="00000000" w:rsidR="00000000" w:rsidRPr="00000000">
              <w:rPr>
                <w:color w:val="000000"/>
                <w:rtl w:val="0"/>
              </w:rPr>
              <w:t xml:space="preserve">Cryptographic signature using issuer's public key from trust registry, </w:t>
            </w:r>
          </w:p>
          <w:p w:rsidR="00000000" w:rsidDel="00000000" w:rsidP="00000000" w:rsidRDefault="00000000" w:rsidRPr="00000000" w14:paraId="00000131">
            <w:pPr>
              <w:numPr>
                <w:ilvl w:val="0"/>
                <w:numId w:val="8"/>
              </w:numPr>
              <w:spacing w:after="0" w:lineRule="auto"/>
              <w:ind w:left="720" w:hanging="360"/>
              <w:rPr>
                <w:color w:val="000000"/>
              </w:rPr>
            </w:pPr>
            <w:r w:rsidDel="00000000" w:rsidR="00000000" w:rsidRPr="00000000">
              <w:rPr>
                <w:color w:val="000000"/>
                <w:rtl w:val="0"/>
              </w:rPr>
              <w:t xml:space="preserve">JSON-LD proof chains for W3C VCs, </w:t>
            </w:r>
          </w:p>
          <w:p w:rsidR="00000000" w:rsidDel="00000000" w:rsidP="00000000" w:rsidRDefault="00000000" w:rsidRPr="00000000" w14:paraId="00000132">
            <w:pPr>
              <w:numPr>
                <w:ilvl w:val="0"/>
                <w:numId w:val="8"/>
              </w:numPr>
              <w:spacing w:after="0" w:lineRule="auto"/>
              <w:ind w:left="720" w:hanging="360"/>
              <w:rPr>
                <w:color w:val="000000"/>
              </w:rPr>
            </w:pPr>
            <w:r w:rsidDel="00000000" w:rsidR="00000000" w:rsidRPr="00000000">
              <w:rPr>
                <w:color w:val="000000"/>
                <w:rtl w:val="0"/>
              </w:rPr>
              <w:t xml:space="preserve">Certificate path validation for X.509-based credentials</w:t>
            </w:r>
          </w:p>
          <w:p w:rsidR="00000000" w:rsidDel="00000000" w:rsidP="00000000" w:rsidRDefault="00000000" w:rsidRPr="00000000" w14:paraId="00000133">
            <w:pPr>
              <w:numPr>
                <w:ilvl w:val="0"/>
                <w:numId w:val="8"/>
              </w:numPr>
              <w:spacing w:after="0" w:lineRule="auto"/>
              <w:ind w:left="720" w:hanging="360"/>
              <w:rPr>
                <w:color w:val="000000"/>
              </w:rPr>
            </w:pPr>
            <w:r w:rsidDel="00000000" w:rsidR="00000000" w:rsidRPr="00000000">
              <w:rPr>
                <w:color w:val="000000"/>
                <w:rtl w:val="0"/>
              </w:rPr>
              <w:t xml:space="preserve">Revocation status via CRL/OCSP/StatusList2021, </w:t>
            </w:r>
          </w:p>
          <w:p w:rsidR="00000000" w:rsidDel="00000000" w:rsidP="00000000" w:rsidRDefault="00000000" w:rsidRPr="00000000" w14:paraId="00000134">
            <w:pPr>
              <w:numPr>
                <w:ilvl w:val="0"/>
                <w:numId w:val="8"/>
              </w:numPr>
              <w:spacing w:after="0" w:lineRule="auto"/>
              <w:ind w:left="720" w:hanging="360"/>
              <w:rPr>
                <w:color w:val="000000"/>
              </w:rPr>
            </w:pPr>
            <w:r w:rsidDel="00000000" w:rsidR="00000000" w:rsidRPr="00000000">
              <w:rPr>
                <w:color w:val="000000"/>
                <w:rtl w:val="0"/>
              </w:rPr>
              <w:t xml:space="preserve">Credential expiry timestamps, </w:t>
            </w:r>
          </w:p>
          <w:p w:rsidR="00000000" w:rsidDel="00000000" w:rsidP="00000000" w:rsidRDefault="00000000" w:rsidRPr="00000000" w14:paraId="00000135">
            <w:pPr>
              <w:numPr>
                <w:ilvl w:val="0"/>
                <w:numId w:val="8"/>
              </w:numPr>
              <w:spacing w:after="0" w:lineRule="auto"/>
              <w:ind w:left="720" w:hanging="360"/>
              <w:rPr>
                <w:color w:val="000000"/>
              </w:rPr>
            </w:pPr>
            <w:r w:rsidDel="00000000" w:rsidR="00000000" w:rsidRPr="00000000">
              <w:rPr>
                <w:color w:val="000000"/>
                <w:rtl w:val="0"/>
              </w:rPr>
              <w:t xml:space="preserve">Schema compliance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9">
            <w:pPr>
              <w:spacing w:after="0" w:lineRule="auto"/>
              <w:rPr/>
            </w:pPr>
            <w:r w:rsidDel="00000000" w:rsidR="00000000" w:rsidRPr="00000000">
              <w:rPr>
                <w:rtl w:val="0"/>
              </w:rPr>
              <w:t xml:space="preserve">CV-03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Verification </w:t>
            </w:r>
            <w:r w:rsidDel="00000000" w:rsidR="00000000" w:rsidRPr="00000000">
              <w:rPr>
                <w:rtl w:val="0"/>
              </w:rPr>
              <w:t xml:space="preserve">solution</w:t>
            </w:r>
            <w:r w:rsidDel="00000000" w:rsidR="00000000" w:rsidRPr="00000000">
              <w:rPr>
                <w:rtl w:val="0"/>
              </w:rPr>
              <w:t xml:space="preserve"> must support online/offline validations. All interfaces and documentation must be delivered in {select local language as default). Bilingual (xx/EN) support is desirable for interoperability with international verifiers.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3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E">
            <w:pPr>
              <w:spacing w:after="0" w:lineRule="auto"/>
              <w:rPr/>
            </w:pPr>
            <w:r w:rsidDel="00000000" w:rsidR="00000000" w:rsidRPr="00000000">
              <w:rPr>
                <w:rtl w:val="0"/>
              </w:rPr>
              <w:t xml:space="preserve">CV-04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3F">
            <w:pPr>
              <w:spacing w:after="0" w:lineRule="auto"/>
              <w:rPr/>
            </w:pPr>
            <w:r w:rsidDel="00000000" w:rsidR="00000000" w:rsidRPr="00000000">
              <w:rPr>
                <w:rtl w:val="0"/>
              </w:rPr>
              <w:t xml:space="preserve">Verification solution must support in-person/remote acceptance of credentials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3">
            <w:pPr>
              <w:spacing w:after="0" w:lineRule="auto"/>
              <w:rPr/>
            </w:pPr>
            <w:r w:rsidDel="00000000" w:rsidR="00000000" w:rsidRPr="00000000">
              <w:rPr>
                <w:rtl w:val="0"/>
              </w:rPr>
              <w:t xml:space="preserve">CV-05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Verification solution must support self/assisted use cases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CV-06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9">
            <w:pPr>
              <w:spacing w:after="0" w:lineRule="auto"/>
              <w:rPr/>
            </w:pPr>
            <w:r w:rsidDel="00000000" w:rsidR="00000000" w:rsidRPr="00000000">
              <w:rPr>
                <w:rtl w:val="0"/>
              </w:rPr>
              <w:t xml:space="preserve">ZKP-based selective disclosure for credential acceptance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A">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B">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4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D">
            <w:pPr>
              <w:spacing w:after="0" w:lineRule="auto"/>
              <w:rPr/>
            </w:pPr>
            <w:r w:rsidDel="00000000" w:rsidR="00000000" w:rsidRPr="00000000">
              <w:rPr>
                <w:rtl w:val="0"/>
              </w:rPr>
              <w:t xml:space="preserve">CV-07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4E">
            <w:pPr>
              <w:spacing w:after="0" w:lineRule="auto"/>
              <w:rPr>
                <w:color w:val="000000"/>
              </w:rPr>
            </w:pPr>
            <w:r w:rsidDel="00000000" w:rsidR="00000000" w:rsidRPr="00000000">
              <w:rPr>
                <w:color w:val="000000"/>
                <w:rtl w:val="0"/>
              </w:rPr>
              <w:t xml:space="preserve">Implementing credential verification flows:</w:t>
            </w:r>
          </w:p>
          <w:p w:rsidR="00000000" w:rsidDel="00000000" w:rsidP="00000000" w:rsidRDefault="00000000" w:rsidRPr="00000000" w14:paraId="0000014F">
            <w:pPr>
              <w:numPr>
                <w:ilvl w:val="0"/>
                <w:numId w:val="2"/>
              </w:numPr>
              <w:spacing w:after="0" w:lineRule="auto"/>
              <w:ind w:left="720" w:hanging="360"/>
              <w:rPr>
                <w:color w:val="000000"/>
              </w:rPr>
            </w:pPr>
            <w:r w:rsidDel="00000000" w:rsidR="00000000" w:rsidRPr="00000000">
              <w:rPr>
                <w:color w:val="000000"/>
                <w:rtl w:val="0"/>
              </w:rPr>
              <w:t xml:space="preserve">SDK integration in accepting entity mobile app </w:t>
            </w:r>
          </w:p>
          <w:p w:rsidR="00000000" w:rsidDel="00000000" w:rsidP="00000000" w:rsidRDefault="00000000" w:rsidRPr="00000000" w14:paraId="00000150">
            <w:pPr>
              <w:numPr>
                <w:ilvl w:val="0"/>
                <w:numId w:val="2"/>
              </w:numPr>
              <w:spacing w:after="0" w:lineRule="auto"/>
              <w:ind w:left="720" w:hanging="360"/>
              <w:rPr>
                <w:color w:val="000000"/>
              </w:rPr>
            </w:pPr>
            <w:r w:rsidDel="00000000" w:rsidR="00000000" w:rsidRPr="00000000">
              <w:rPr>
                <w:color w:val="000000"/>
                <w:rtl w:val="0"/>
              </w:rPr>
              <w:t xml:space="preserve">Web app hosted by accepting entity (and/or issuer)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4">
            <w:pPr>
              <w:spacing w:after="0" w:lineRule="auto"/>
              <w:rPr/>
            </w:pPr>
            <w:r w:rsidDel="00000000" w:rsidR="00000000" w:rsidRPr="00000000">
              <w:rPr>
                <w:rtl w:val="0"/>
              </w:rPr>
              <w:t xml:space="preserve">CV-08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5">
            <w:pPr>
              <w:spacing w:after="0" w:lineRule="auto"/>
              <w:rPr/>
            </w:pPr>
            <w:commentRangeStart w:id="7"/>
            <w:commentRangeStart w:id="8"/>
            <w:r w:rsidDel="00000000" w:rsidR="00000000" w:rsidRPr="00000000">
              <w:rPr>
                <w:rtl w:val="0"/>
              </w:rPr>
              <w:t xml:space="preserve">Notification infrastructure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(mobile, email, app-based etc.) to notify individuals during issuance, storing and verification as defined by respective module admins.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6">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9">
            <w:pPr>
              <w:spacing w:after="0" w:lineRule="auto"/>
              <w:rPr/>
            </w:pPr>
            <w:r w:rsidDel="00000000" w:rsidR="00000000" w:rsidRPr="00000000">
              <w:rPr>
                <w:rtl w:val="0"/>
              </w:rPr>
              <w:t xml:space="preserve">CV-09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A">
            <w:pPr>
              <w:spacing w:after="0" w:lineRule="auto"/>
              <w:rPr/>
            </w:pPr>
            <w:r w:rsidDel="00000000" w:rsidR="00000000" w:rsidRPr="00000000">
              <w:rPr>
                <w:rtl w:val="0"/>
              </w:rPr>
              <w:t xml:space="preserve">L1, L2, L3 support for verification (SP trained and certified)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L1/L2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5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E">
            <w:pPr>
              <w:spacing w:after="0" w:lineRule="auto"/>
              <w:rPr/>
            </w:pPr>
            <w:r w:rsidDel="00000000" w:rsidR="00000000" w:rsidRPr="00000000">
              <w:rPr>
                <w:rtl w:val="0"/>
              </w:rPr>
              <w:t xml:space="preserve">CV-10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5F">
            <w:pPr>
              <w:spacing w:after="0" w:lineRule="auto"/>
              <w:rPr/>
            </w:pPr>
            <w:r w:rsidDel="00000000" w:rsidR="00000000" w:rsidRPr="00000000">
              <w:rPr>
                <w:rtl w:val="0"/>
              </w:rPr>
              <w:t xml:space="preserve">L3 support extended 6 months post-rollout (12 months total)</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60">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61">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6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163">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spacing w:after="40" w:before="60" w:line="240" w:lineRule="auto"/>
        <w:rPr/>
      </w:pPr>
      <w:bookmarkStart w:colFirst="0" w:colLast="0" w:name="_sk9oy5xzs1rt" w:id="14"/>
      <w:bookmarkEnd w:id="14"/>
      <w:r w:rsidDel="00000000" w:rsidR="00000000" w:rsidRPr="00000000">
        <w:rPr>
          <w:rtl w:val="0"/>
        </w:rPr>
        <w:t xml:space="preserve">SECTION 06</w:t>
      </w:r>
    </w:p>
    <w:p w:rsidR="00000000" w:rsidDel="00000000" w:rsidP="00000000" w:rsidRDefault="00000000" w:rsidRPr="00000000" w14:paraId="00000165">
      <w:pPr>
        <w:pStyle w:val="Heading2"/>
        <w:keepNext w:val="0"/>
        <w:keepLines w:val="0"/>
        <w:spacing w:before="80" w:line="240" w:lineRule="auto"/>
        <w:rPr/>
      </w:pPr>
      <w:bookmarkStart w:colFirst="0" w:colLast="0" w:name="_cwgtc8j91q3h" w:id="15"/>
      <w:bookmarkEnd w:id="15"/>
      <w:r w:rsidDel="00000000" w:rsidR="00000000" w:rsidRPr="00000000">
        <w:rPr>
          <w:rtl w:val="0"/>
        </w:rPr>
        <w:t xml:space="preserve">Requirements Matrix — Credential Storage &amp; SSO</w:t>
      </w:r>
    </w:p>
    <w:p w:rsidR="00000000" w:rsidDel="00000000" w:rsidP="00000000" w:rsidRDefault="00000000" w:rsidRPr="00000000" w14:paraId="00000166">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All CS and SSO requirements from DaaS v2.0, mapped to the tiered model.</w:t>
      </w:r>
    </w:p>
    <w:p w:rsidR="00000000" w:rsidDel="00000000" w:rsidP="00000000" w:rsidRDefault="00000000" w:rsidRPr="00000000" w14:paraId="00000168">
      <w:pPr>
        <w:spacing w:before="60" w:line="240" w:lineRule="auto"/>
        <w:rPr>
          <w:rFonts w:ascii="Outfit" w:cs="Outfit" w:eastAsia="Outfit" w:hAnsi="Outfit"/>
          <w:sz w:val="20"/>
          <w:szCs w:val="20"/>
        </w:rPr>
      </w:pP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5760"/>
        <w:gridCol w:w="1245"/>
        <w:gridCol w:w="1245"/>
        <w:gridCol w:w="1245"/>
        <w:tblGridChange w:id="0">
          <w:tblGrid>
            <w:gridCol w:w="945"/>
            <w:gridCol w:w="5760"/>
            <w:gridCol w:w="1245"/>
            <w:gridCol w:w="1245"/>
            <w:gridCol w:w="124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6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6A">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6B">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6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6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CS-01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6F">
            <w:pPr>
              <w:spacing w:after="0" w:lineRule="auto"/>
              <w:rPr>
                <w:color w:val="000000"/>
              </w:rPr>
            </w:pPr>
            <w:r w:rsidDel="00000000" w:rsidR="00000000" w:rsidRPr="00000000">
              <w:rPr>
                <w:color w:val="000000"/>
                <w:rtl w:val="0"/>
              </w:rPr>
              <w:t xml:space="preserve">Credential store solution must allow below options with seamless integration with issuance and verification solutions across: </w:t>
            </w:r>
          </w:p>
          <w:p w:rsidR="00000000" w:rsidDel="00000000" w:rsidP="00000000" w:rsidRDefault="00000000" w:rsidRPr="00000000" w14:paraId="00000170">
            <w:pPr>
              <w:numPr>
                <w:ilvl w:val="0"/>
                <w:numId w:val="5"/>
              </w:numPr>
              <w:spacing w:after="0" w:lineRule="auto"/>
              <w:ind w:left="720" w:hanging="360"/>
              <w:rPr>
                <w:color w:val="000000"/>
              </w:rPr>
            </w:pPr>
            <w:r w:rsidDel="00000000" w:rsidR="00000000" w:rsidRPr="00000000">
              <w:rPr>
                <w:color w:val="000000"/>
                <w:rtl w:val="0"/>
              </w:rPr>
              <w:t xml:space="preserve">Digital - Personal Computer Local store</w:t>
            </w:r>
          </w:p>
          <w:p w:rsidR="00000000" w:rsidDel="00000000" w:rsidP="00000000" w:rsidRDefault="00000000" w:rsidRPr="00000000" w14:paraId="00000171">
            <w:pPr>
              <w:numPr>
                <w:ilvl w:val="0"/>
                <w:numId w:val="5"/>
              </w:numPr>
              <w:spacing w:after="0" w:lineRule="auto"/>
              <w:ind w:left="720" w:hanging="360"/>
              <w:rPr>
                <w:color w:val="000000"/>
              </w:rPr>
            </w:pPr>
            <w:r w:rsidDel="00000000" w:rsidR="00000000" w:rsidRPr="00000000">
              <w:rPr>
                <w:color w:val="000000"/>
                <w:rtl w:val="0"/>
              </w:rPr>
              <w:t xml:space="preserve">Digital  - Cloud Store</w:t>
            </w:r>
          </w:p>
          <w:p w:rsidR="00000000" w:rsidDel="00000000" w:rsidP="00000000" w:rsidRDefault="00000000" w:rsidRPr="00000000" w14:paraId="00000172">
            <w:pPr>
              <w:numPr>
                <w:ilvl w:val="0"/>
                <w:numId w:val="5"/>
              </w:numPr>
              <w:spacing w:after="0" w:lineRule="auto"/>
              <w:ind w:left="720" w:hanging="360"/>
              <w:rPr>
                <w:color w:val="000000"/>
              </w:rPr>
            </w:pPr>
            <w:r w:rsidDel="00000000" w:rsidR="00000000" w:rsidRPr="00000000">
              <w:rPr>
                <w:color w:val="000000"/>
                <w:rtl w:val="0"/>
              </w:rPr>
              <w:t xml:space="preserve">Digital - eLockers Svc</w:t>
            </w:r>
          </w:p>
          <w:p w:rsidR="00000000" w:rsidDel="00000000" w:rsidP="00000000" w:rsidRDefault="00000000" w:rsidRPr="00000000" w14:paraId="00000173">
            <w:pPr>
              <w:numPr>
                <w:ilvl w:val="0"/>
                <w:numId w:val="5"/>
              </w:numPr>
              <w:spacing w:after="0" w:lineRule="auto"/>
              <w:ind w:left="720" w:hanging="360"/>
              <w:rPr>
                <w:color w:val="000000"/>
              </w:rPr>
            </w:pPr>
            <w:r w:rsidDel="00000000" w:rsidR="00000000" w:rsidRPr="00000000">
              <w:rPr>
                <w:color w:val="000000"/>
                <w:rtl w:val="0"/>
              </w:rPr>
              <w:t xml:space="preserve">Mobile  - Wallet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7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CS-02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8">
            <w:pPr>
              <w:spacing w:after="0" w:lineRule="auto"/>
              <w:rPr>
                <w:color w:val="000000"/>
              </w:rPr>
            </w:pPr>
            <w:r w:rsidDel="00000000" w:rsidR="00000000" w:rsidRPr="00000000">
              <w:rPr>
                <w:color w:val="000000"/>
                <w:rtl w:val="0"/>
              </w:rPr>
              <w:t xml:space="preserve">Credential store solutions must support import of credentials to user controlled stores either on cloud (eLocker) or mobile (wallet) and with one or more authentication modalities. E.g.</w:t>
            </w:r>
          </w:p>
          <w:p w:rsidR="00000000" w:rsidDel="00000000" w:rsidP="00000000" w:rsidRDefault="00000000" w:rsidRPr="00000000" w14:paraId="00000179">
            <w:pPr>
              <w:numPr>
                <w:ilvl w:val="0"/>
                <w:numId w:val="7"/>
              </w:numPr>
              <w:spacing w:after="0" w:lineRule="auto"/>
              <w:ind w:left="720" w:hanging="360"/>
              <w:rPr>
                <w:color w:val="000000"/>
              </w:rPr>
            </w:pPr>
            <w:r w:rsidDel="00000000" w:rsidR="00000000" w:rsidRPr="00000000">
              <w:rPr>
                <w:color w:val="000000"/>
                <w:rtl w:val="0"/>
              </w:rPr>
              <w:t xml:space="preserve">Knowledge based auth</w:t>
            </w:r>
          </w:p>
          <w:p w:rsidR="00000000" w:rsidDel="00000000" w:rsidP="00000000" w:rsidRDefault="00000000" w:rsidRPr="00000000" w14:paraId="0000017A">
            <w:pPr>
              <w:numPr>
                <w:ilvl w:val="0"/>
                <w:numId w:val="7"/>
              </w:numPr>
              <w:spacing w:after="0" w:lineRule="auto"/>
              <w:ind w:left="720" w:hanging="360"/>
              <w:rPr>
                <w:color w:val="000000"/>
              </w:rPr>
            </w:pPr>
            <w:r w:rsidDel="00000000" w:rsidR="00000000" w:rsidRPr="00000000">
              <w:rPr>
                <w:color w:val="000000"/>
                <w:rtl w:val="0"/>
              </w:rPr>
              <w:t xml:space="preserve">OTP auth</w:t>
            </w:r>
          </w:p>
          <w:p w:rsidR="00000000" w:rsidDel="00000000" w:rsidP="00000000" w:rsidRDefault="00000000" w:rsidRPr="00000000" w14:paraId="0000017B">
            <w:pPr>
              <w:numPr>
                <w:ilvl w:val="0"/>
                <w:numId w:val="7"/>
              </w:numPr>
              <w:spacing w:after="0" w:lineRule="auto"/>
              <w:ind w:left="720" w:hanging="360"/>
              <w:rPr>
                <w:color w:val="000000"/>
              </w:rPr>
            </w:pPr>
            <w:r w:rsidDel="00000000" w:rsidR="00000000" w:rsidRPr="00000000">
              <w:rPr>
                <w:color w:val="000000"/>
                <w:rtl w:val="0"/>
              </w:rPr>
              <w:t xml:space="preserve">Biometric auth</w:t>
            </w:r>
          </w:p>
          <w:p w:rsidR="00000000" w:rsidDel="00000000" w:rsidP="00000000" w:rsidRDefault="00000000" w:rsidRPr="00000000" w14:paraId="0000017C">
            <w:pPr>
              <w:numPr>
                <w:ilvl w:val="0"/>
                <w:numId w:val="7"/>
              </w:numPr>
              <w:spacing w:after="0" w:lineRule="auto"/>
              <w:ind w:left="720" w:hanging="360"/>
              <w:rPr>
                <w:color w:val="000000"/>
              </w:rPr>
            </w:pPr>
            <w:r w:rsidDel="00000000" w:rsidR="00000000" w:rsidRPr="00000000">
              <w:rPr>
                <w:color w:val="000000"/>
                <w:rtl w:val="0"/>
              </w:rPr>
              <w:t xml:space="preserve">Face 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7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0">
            <w:pPr>
              <w:spacing w:after="0" w:lineRule="auto"/>
              <w:rPr/>
            </w:pPr>
            <w:r w:rsidDel="00000000" w:rsidR="00000000" w:rsidRPr="00000000">
              <w:rPr>
                <w:rtl w:val="0"/>
              </w:rPr>
              <w:t xml:space="preserve">CS-03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1">
            <w:pPr>
              <w:spacing w:after="0" w:lineRule="auto"/>
              <w:rPr/>
            </w:pPr>
            <w:r w:rsidDel="00000000" w:rsidR="00000000" w:rsidRPr="00000000">
              <w:rPr>
                <w:rtl w:val="0"/>
              </w:rPr>
              <w:t xml:space="preserve">Credential store solutions must support holding of various types of credentials across issuers and in multiple standards.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85">
            <w:pPr>
              <w:spacing w:after="0" w:lineRule="auto"/>
              <w:rPr/>
            </w:pPr>
            <w:r w:rsidDel="00000000" w:rsidR="00000000" w:rsidRPr="00000000">
              <w:rPr>
                <w:rtl w:val="0"/>
              </w:rPr>
              <w:t xml:space="preserve">CS-04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86">
            <w:pPr>
              <w:spacing w:after="0" w:lineRule="auto"/>
              <w:rPr/>
            </w:pPr>
            <w:r w:rsidDel="00000000" w:rsidR="00000000" w:rsidRPr="00000000">
              <w:rPr>
                <w:rtl w:val="0"/>
              </w:rPr>
              <w:t xml:space="preserve">Credential store solutions must support delegated storing of credentials. E.g., the system must allow a parent or legal guardian to view and present the credential on behalf of a minor, and linkage to the child must be validated using authoritative registry data </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87">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88">
            <w:pPr>
              <w:spacing w:line="240" w:lineRule="auto"/>
              <w:jc w:val="center"/>
              <w:rPr>
                <w:rFonts w:ascii="Outfit" w:cs="Outfit" w:eastAsia="Outfit" w:hAnsi="Outfit"/>
                <w:sz w:val="19"/>
                <w:szCs w:val="19"/>
              </w:rPr>
            </w:pPr>
            <w:ins w:author="Adam Ndegwa" w:id="3" w:date="2026-03-01T20:03:11Z">
              <w:r w:rsidDel="00000000" w:rsidR="00000000" w:rsidRPr="00000000">
                <w:rPr>
                  <w:rFonts w:ascii="Outfit" w:cs="Outfit" w:eastAsia="Outfit" w:hAnsi="Outfit"/>
                  <w:b w:val="1"/>
                  <w:bCs w:val="1"/>
                  <w:color w:val="059669"/>
                  <w:sz w:val="19"/>
                  <w:szCs w:val="19"/>
                  <w:rtl w:val="0"/>
                  <w:rPrChange w:author="Adam Ndegwa" w:id="4" w:date="2026-03-01T20:03:11Z">
                    <w:rPr>
                      <w:rFonts w:ascii="Outfit" w:cs="Outfit" w:eastAsia="Outfit" w:hAnsi="Outfit"/>
                      <w:sz w:val="19"/>
                      <w:szCs w:val="19"/>
                    </w:rPr>
                  </w:rPrChange>
                </w:rPr>
                <w:t xml:space="preserve">✓</w:t>
              </w:r>
            </w:ins>
            <w:del w:author="Adam Ndegwa" w:id="3" w:date="2026-03-01T20:03:11Z">
              <w:r w:rsidDel="00000000" w:rsidR="00000000" w:rsidRPr="00000000">
                <w:rPr>
                  <w:rFonts w:ascii="Outfit" w:cs="Outfit" w:eastAsia="Outfit" w:hAnsi="Outfit"/>
                  <w:b w:val="1"/>
                  <w:bCs w:val="1"/>
                  <w:color w:val="059669"/>
                  <w:sz w:val="19"/>
                  <w:szCs w:val="19"/>
                  <w:rtl w:val="0"/>
                  <w:rPrChange w:author="Adam Ndegwa" w:id="4" w:date="2026-03-01T20:03:11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8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SSO</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B">
            <w:pPr>
              <w:spacing w:after="0" w:lineRule="auto"/>
              <w:rPr/>
            </w:pPr>
            <w:r w:rsidDel="00000000" w:rsidR="00000000" w:rsidRPr="00000000">
              <w:rPr>
                <w:rtl w:val="0"/>
              </w:rPr>
              <w:t xml:space="preserve">SSO integration (eSignet, WSO2, Keycloak, or custom) with </w:t>
            </w:r>
          </w:p>
          <w:p w:rsidR="00000000" w:rsidDel="00000000" w:rsidP="00000000" w:rsidRDefault="00000000" w:rsidRPr="00000000" w14:paraId="0000018C">
            <w:pPr>
              <w:numPr>
                <w:ilvl w:val="0"/>
                <w:numId w:val="6"/>
              </w:numPr>
              <w:spacing w:after="0" w:lineRule="auto"/>
              <w:ind w:left="720" w:hanging="360"/>
              <w:rPr>
                <w:u w:val="none"/>
              </w:rPr>
            </w:pPr>
            <w:r w:rsidDel="00000000" w:rsidR="00000000" w:rsidRPr="00000000">
              <w:rPr>
                <w:rtl w:val="0"/>
              </w:rPr>
              <w:t xml:space="preserve">Functional ID provider; </w:t>
            </w:r>
          </w:p>
          <w:p w:rsidR="00000000" w:rsidDel="00000000" w:rsidP="00000000" w:rsidRDefault="00000000" w:rsidRPr="00000000" w14:paraId="0000018D">
            <w:pPr>
              <w:numPr>
                <w:ilvl w:val="0"/>
                <w:numId w:val="6"/>
              </w:numPr>
              <w:spacing w:after="0" w:lineRule="auto"/>
              <w:ind w:left="720" w:hanging="360"/>
              <w:rPr>
                <w:u w:val="none"/>
              </w:rPr>
            </w:pPr>
            <w:r w:rsidDel="00000000" w:rsidR="00000000" w:rsidRPr="00000000">
              <w:rPr>
                <w:rtl w:val="0"/>
              </w:rPr>
              <w:t xml:space="preserve">Login options: knowledge-based, OTP, biometric</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8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191">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spacing w:after="40" w:before="60" w:line="240" w:lineRule="auto"/>
        <w:rPr/>
      </w:pPr>
      <w:bookmarkStart w:colFirst="0" w:colLast="0" w:name="_wbfnga1lqnis" w:id="16"/>
      <w:bookmarkEnd w:id="16"/>
      <w:r w:rsidDel="00000000" w:rsidR="00000000" w:rsidRPr="00000000">
        <w:rPr>
          <w:rtl w:val="0"/>
        </w:rPr>
        <w:t xml:space="preserve">SECTION 07</w:t>
      </w:r>
    </w:p>
    <w:p w:rsidR="00000000" w:rsidDel="00000000" w:rsidP="00000000" w:rsidRDefault="00000000" w:rsidRPr="00000000" w14:paraId="00000193">
      <w:pPr>
        <w:pStyle w:val="Heading2"/>
        <w:keepNext w:val="0"/>
        <w:keepLines w:val="0"/>
        <w:spacing w:before="80" w:line="240" w:lineRule="auto"/>
        <w:rPr/>
      </w:pPr>
      <w:bookmarkStart w:colFirst="0" w:colLast="0" w:name="_vn37ju3tgpjz" w:id="17"/>
      <w:bookmarkEnd w:id="17"/>
      <w:r w:rsidDel="00000000" w:rsidR="00000000" w:rsidRPr="00000000">
        <w:rPr>
          <w:rtl w:val="0"/>
        </w:rPr>
        <w:t xml:space="preserve">Requirements Matrix — Programmatic Requirements</w:t>
      </w:r>
    </w:p>
    <w:p w:rsidR="00000000" w:rsidDel="00000000" w:rsidP="00000000" w:rsidRDefault="00000000" w:rsidRPr="00000000" w14:paraId="00000194">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All PR requirements from DaaS v2.0 Section 8.1, mapped to the tiered model.</w:t>
      </w:r>
    </w:p>
    <w:p w:rsidR="00000000" w:rsidDel="00000000" w:rsidP="00000000" w:rsidRDefault="00000000" w:rsidRPr="00000000" w14:paraId="00000196">
      <w:pPr>
        <w:spacing w:before="60" w:line="240" w:lineRule="auto"/>
        <w:rPr>
          <w:rFonts w:ascii="Outfit" w:cs="Outfit" w:eastAsia="Outfit" w:hAnsi="Outfit"/>
          <w:sz w:val="20"/>
          <w:szCs w:val="20"/>
        </w:rPr>
      </w:pPr>
      <w:r w:rsidDel="00000000" w:rsidR="00000000" w:rsidRPr="00000000">
        <w:rPr>
          <w:rtl w:val="0"/>
        </w:rPr>
      </w:r>
    </w:p>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4920"/>
        <w:gridCol w:w="1110"/>
        <w:gridCol w:w="1110"/>
        <w:gridCol w:w="1110"/>
        <w:tblGridChange w:id="0">
          <w:tblGrid>
            <w:gridCol w:w="1035"/>
            <w:gridCol w:w="492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97">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98">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9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9A">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9B">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C">
            <w:pPr>
              <w:spacing w:after="0" w:lineRule="auto"/>
              <w:rPr/>
            </w:pPr>
            <w:r w:rsidDel="00000000" w:rsidR="00000000" w:rsidRPr="00000000">
              <w:rPr>
                <w:rtl w:val="0"/>
              </w:rPr>
              <w:t xml:space="preserve">PR-101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D">
            <w:pPr>
              <w:spacing w:after="0" w:lineRule="auto"/>
              <w:rPr/>
            </w:pPr>
            <w:r w:rsidDel="00000000" w:rsidR="00000000" w:rsidRPr="00000000">
              <w:rPr>
                <w:color w:val="000000"/>
                <w:rtl w:val="0"/>
              </w:rPr>
              <w:t xml:space="preserve">Meet Technical, Programmatic and Strategic Rollout objectives. More Info </w:t>
            </w:r>
            <w:hyperlink r:id="rId8">
              <w:r w:rsidDel="00000000" w:rsidR="00000000" w:rsidRPr="00000000">
                <w:rPr>
                  <w:color w:val="1155cc"/>
                  <w:u w:val="single"/>
                  <w:rtl w:val="0"/>
                </w:rPr>
                <w:t xml:space="preserve">Rollout (KRAs) Scope</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9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1">
            <w:pPr>
              <w:spacing w:after="0" w:lineRule="auto"/>
              <w:rPr/>
            </w:pPr>
            <w:r w:rsidDel="00000000" w:rsidR="00000000" w:rsidRPr="00000000">
              <w:rPr>
                <w:rtl w:val="0"/>
              </w:rPr>
              <w:t xml:space="preserve">PR-201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lineRule="auto"/>
              <w:rPr>
                <w:color w:val="000000"/>
              </w:rPr>
            </w:pPr>
            <w:r w:rsidDel="00000000" w:rsidR="00000000" w:rsidRPr="00000000">
              <w:rPr>
                <w:color w:val="000000"/>
                <w:rtl w:val="0"/>
              </w:rPr>
              <w:t xml:space="preserve">Go live on use-cases (end to end) as identified in section.  More Info </w:t>
            </w:r>
            <w:hyperlink r:id="rId9">
              <w:r w:rsidDel="00000000" w:rsidR="00000000" w:rsidRPr="00000000">
                <w:rPr>
                  <w:color w:val="1155cc"/>
                  <w:u w:val="single"/>
                  <w:rtl w:val="0"/>
                </w:rPr>
                <w:t xml:space="preserve">Program Deliverables (KRAs) Scope</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2 UCs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2–5 UCs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5+ UCs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6">
            <w:pPr>
              <w:spacing w:after="0" w:lineRule="auto"/>
              <w:rPr/>
            </w:pPr>
            <w:r w:rsidDel="00000000" w:rsidR="00000000" w:rsidRPr="00000000">
              <w:rPr>
                <w:rtl w:val="0"/>
              </w:rPr>
              <w:t xml:space="preserve">PR-202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lineRule="auto"/>
              <w:rPr>
                <w:color w:val="000000"/>
              </w:rPr>
            </w:pPr>
            <w:r w:rsidDel="00000000" w:rsidR="00000000" w:rsidRPr="00000000">
              <w:rPr>
                <w:color w:val="000000"/>
                <w:rtl w:val="0"/>
              </w:rPr>
              <w:t xml:space="preserve">Onboarding of at least one additional end-to-end use case and identification of three additional issuer institutions. More Info </w:t>
            </w:r>
            <w:hyperlink r:id="rId10">
              <w:r w:rsidDel="00000000" w:rsidR="00000000" w:rsidRPr="00000000">
                <w:rPr>
                  <w:color w:val="1155cc"/>
                  <w:u w:val="single"/>
                  <w:rtl w:val="0"/>
                </w:rPr>
                <w:t xml:space="preserve">Program Deliverables (KRAs) Scope</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8">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A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B">
            <w:pPr>
              <w:spacing w:after="0" w:lineRule="auto"/>
              <w:rPr/>
            </w:pPr>
            <w:r w:rsidDel="00000000" w:rsidR="00000000" w:rsidRPr="00000000">
              <w:rPr>
                <w:rtl w:val="0"/>
              </w:rPr>
              <w:t xml:space="preserve">PR-203</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C">
            <w:pPr>
              <w:spacing w:after="0" w:lineRule="auto"/>
              <w:rPr>
                <w:color w:val="000000"/>
              </w:rPr>
            </w:pPr>
            <w:r w:rsidDel="00000000" w:rsidR="00000000" w:rsidRPr="00000000">
              <w:rPr>
                <w:color w:val="000000"/>
                <w:rtl w:val="0"/>
              </w:rPr>
              <w:t xml:space="preserve">Outreach Strategy documented in a playbook, including a roadmap of adoptions by issuers and acceptors beyond the six-month rollout. </w:t>
            </w:r>
          </w:p>
          <w:p w:rsidR="00000000" w:rsidDel="00000000" w:rsidP="00000000" w:rsidRDefault="00000000" w:rsidRPr="00000000" w14:paraId="000001AD">
            <w:pPr>
              <w:spacing w:after="0" w:lineRule="auto"/>
              <w:rPr/>
            </w:pPr>
            <w:r w:rsidDel="00000000" w:rsidR="00000000" w:rsidRPr="00000000">
              <w:rPr>
                <w:color w:val="000000"/>
                <w:rtl w:val="0"/>
              </w:rPr>
              <w:t xml:space="preserve">More info </w:t>
            </w:r>
            <w:hyperlink r:id="rId11">
              <w:r w:rsidDel="00000000" w:rsidR="00000000" w:rsidRPr="00000000">
                <w:rPr>
                  <w:color w:val="1155cc"/>
                  <w:u w:val="single"/>
                  <w:rtl w:val="0"/>
                </w:rPr>
                <w:t xml:space="preserve">Program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E">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A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1">
            <w:pPr>
              <w:spacing w:after="0" w:lineRule="auto"/>
              <w:rPr/>
            </w:pPr>
            <w:r w:rsidDel="00000000" w:rsidR="00000000" w:rsidRPr="00000000">
              <w:rPr>
                <w:rtl w:val="0"/>
              </w:rPr>
              <w:t xml:space="preserve">PR-204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lineRule="auto"/>
              <w:rPr>
                <w:color w:val="000000"/>
              </w:rPr>
            </w:pPr>
            <w:r w:rsidDel="00000000" w:rsidR="00000000" w:rsidRPr="00000000">
              <w:rPr>
                <w:color w:val="000000"/>
                <w:rtl w:val="0"/>
              </w:rPr>
              <w:t xml:space="preserve">Publication of a Whitepaper on the Impact of Credentialing as a DPI. More info </w:t>
            </w:r>
            <w:hyperlink r:id="rId12">
              <w:r w:rsidDel="00000000" w:rsidR="00000000" w:rsidRPr="00000000">
                <w:rPr>
                  <w:color w:val="1155cc"/>
                  <w:u w:val="single"/>
                  <w:rtl w:val="0"/>
                </w:rPr>
                <w:t xml:space="preserve">Program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3">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4">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6">
            <w:pPr>
              <w:spacing w:after="0" w:lineRule="auto"/>
              <w:rPr/>
            </w:pPr>
            <w:r w:rsidDel="00000000" w:rsidR="00000000" w:rsidRPr="00000000">
              <w:rPr>
                <w:rtl w:val="0"/>
              </w:rPr>
              <w:t xml:space="preserve">PR-301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lineRule="auto"/>
              <w:rPr>
                <w:color w:val="000000"/>
              </w:rPr>
            </w:pPr>
            <w:r w:rsidDel="00000000" w:rsidR="00000000" w:rsidRPr="00000000">
              <w:rPr>
                <w:color w:val="000000"/>
                <w:rtl w:val="0"/>
              </w:rPr>
              <w:t xml:space="preserve">Technical deliverables. More Info </w:t>
            </w:r>
            <w:hyperlink r:id="rId13">
              <w:r w:rsidDel="00000000" w:rsidR="00000000" w:rsidRPr="00000000">
                <w:rPr>
                  <w:color w:val="1155cc"/>
                  <w:u w:val="single"/>
                  <w:rtl w:val="0"/>
                </w:rPr>
                <w:t xml:space="preserve">Technical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B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B">
            <w:pPr>
              <w:spacing w:after="0" w:lineRule="auto"/>
              <w:rPr/>
            </w:pPr>
            <w:r w:rsidDel="00000000" w:rsidR="00000000" w:rsidRPr="00000000">
              <w:rPr>
                <w:rtl w:val="0"/>
              </w:rPr>
              <w:t xml:space="preserve">PR-401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lineRule="auto"/>
              <w:rPr>
                <w:color w:val="000000"/>
              </w:rPr>
            </w:pPr>
            <w:r w:rsidDel="00000000" w:rsidR="00000000" w:rsidRPr="00000000">
              <w:rPr>
                <w:color w:val="000000"/>
                <w:rtl w:val="0"/>
              </w:rPr>
              <w:t xml:space="preserve">Meet the overall Delivery Schedule. More Info </w:t>
            </w:r>
            <w:hyperlink r:id="rId14">
              <w:r w:rsidDel="00000000" w:rsidR="00000000" w:rsidRPr="00000000">
                <w:rPr>
                  <w:color w:val="1155cc"/>
                  <w:u w:val="single"/>
                  <w:rtl w:val="0"/>
                </w:rPr>
                <w:t xml:space="preserve">Schedule of Deliverables</w:t>
              </w:r>
            </w:hyperlink>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B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PR-901</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1">
            <w:pPr>
              <w:spacing w:after="0" w:lineRule="auto"/>
              <w:rPr/>
            </w:pPr>
            <w:r w:rsidDel="00000000" w:rsidR="00000000" w:rsidRPr="00000000">
              <w:rPr>
                <w:rtl w:val="0"/>
              </w:rPr>
              <w:t xml:space="preserve">DPG owners must support SP and ISVs to provide timely release of stable and critical updates to the open source code base and carry out vulnerability and resilience assessments, as well as end-to-end penetration tests on the deployed solutions, in accordance with the NIST cybersecurity framework.</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5">
            <w:pPr>
              <w:spacing w:after="0" w:lineRule="auto"/>
              <w:rPr/>
            </w:pPr>
            <w:r w:rsidDel="00000000" w:rsidR="00000000" w:rsidRPr="00000000">
              <w:rPr>
                <w:rtl w:val="0"/>
              </w:rPr>
              <w:t xml:space="preserve">PR-902</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6">
            <w:pPr>
              <w:spacing w:after="0" w:lineRule="auto"/>
              <w:rPr/>
            </w:pPr>
            <w:r w:rsidDel="00000000" w:rsidR="00000000" w:rsidRPr="00000000">
              <w:rPr>
                <w:rtl w:val="0"/>
              </w:rPr>
              <w:t xml:space="preserve">DPI owner must align required personnel identified during kick off meeting for successful execution of the roll out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A">
            <w:pPr>
              <w:spacing w:after="0" w:lineRule="auto"/>
              <w:rPr/>
            </w:pPr>
            <w:r w:rsidDel="00000000" w:rsidR="00000000" w:rsidRPr="00000000">
              <w:rPr>
                <w:rtl w:val="0"/>
              </w:rPr>
              <w:t xml:space="preserve">PR-903</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B">
            <w:pPr>
              <w:spacing w:after="0" w:lineRule="auto"/>
              <w:rPr/>
            </w:pPr>
            <w:r w:rsidDel="00000000" w:rsidR="00000000" w:rsidRPr="00000000">
              <w:rPr>
                <w:rtl w:val="0"/>
              </w:rPr>
              <w:t xml:space="preserve">DPI owner must make sure required program, technical and operational personnel to take over the solution with a skill transfer as agreed during the kick of meeting</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C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CF">
            <w:pPr>
              <w:spacing w:after="0" w:lineRule="auto"/>
              <w:rPr/>
            </w:pPr>
            <w:r w:rsidDel="00000000" w:rsidR="00000000" w:rsidRPr="00000000">
              <w:rPr>
                <w:rtl w:val="0"/>
              </w:rPr>
              <w:t xml:space="preserve">PR-904</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0">
            <w:pPr>
              <w:spacing w:after="0" w:lineRule="auto"/>
              <w:rPr/>
            </w:pPr>
            <w:r w:rsidDel="00000000" w:rsidR="00000000" w:rsidRPr="00000000">
              <w:rPr>
                <w:rtl w:val="0"/>
              </w:rPr>
              <w:t xml:space="preserve">DPI owner must lead to facilitate additional roll-out use cases and connect SP and ISVs to successfully implement the program</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4">
            <w:pPr>
              <w:spacing w:after="0" w:lineRule="auto"/>
              <w:rPr/>
            </w:pPr>
            <w:r w:rsidDel="00000000" w:rsidR="00000000" w:rsidRPr="00000000">
              <w:rPr>
                <w:rtl w:val="0"/>
              </w:rPr>
              <w:t xml:space="preserve">PR-905</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5">
            <w:pPr>
              <w:spacing w:after="0" w:lineRule="auto"/>
              <w:rPr/>
            </w:pPr>
            <w:r w:rsidDel="00000000" w:rsidR="00000000" w:rsidRPr="00000000">
              <w:rPr>
                <w:rtl w:val="0"/>
              </w:rPr>
              <w:t xml:space="preserve">DPI owner must lead to facilitate reliable and resilient hosting of data schema and trust registry of issuers and verifiers in well known place for ecosystem to leverage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9">
            <w:pPr>
              <w:spacing w:after="0" w:lineRule="auto"/>
              <w:rPr/>
            </w:pPr>
            <w:r w:rsidDel="00000000" w:rsidR="00000000" w:rsidRPr="00000000">
              <w:rPr>
                <w:rtl w:val="0"/>
              </w:rPr>
              <w:t xml:space="preserve">PR-906</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A">
            <w:pPr>
              <w:spacing w:after="0" w:lineRule="auto"/>
              <w:rPr/>
            </w:pPr>
            <w:r w:rsidDel="00000000" w:rsidR="00000000" w:rsidRPr="00000000">
              <w:rPr>
                <w:rtl w:val="0"/>
              </w:rPr>
              <w:t xml:space="preserve">DPI owner must enable required policies (if any) to enable issuance, revocation, store and acceptance of credential solutions with-in the country.</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D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E">
            <w:pPr>
              <w:spacing w:after="0" w:lineRule="auto"/>
              <w:rPr/>
            </w:pPr>
            <w:r w:rsidDel="00000000" w:rsidR="00000000" w:rsidRPr="00000000">
              <w:rPr>
                <w:rtl w:val="0"/>
              </w:rPr>
              <w:t xml:space="preserve">PR-907</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DF">
            <w:pPr>
              <w:spacing w:after="0" w:lineRule="auto"/>
              <w:rPr/>
            </w:pPr>
            <w:r w:rsidDel="00000000" w:rsidR="00000000" w:rsidRPr="00000000">
              <w:rPr>
                <w:rtl w:val="0"/>
              </w:rPr>
              <w:t xml:space="preserve">Issuers must provide attested data files and/or access to the data store to generate credentials.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E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E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E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3">
            <w:pPr>
              <w:spacing w:after="0" w:lineRule="auto"/>
              <w:rPr/>
            </w:pPr>
            <w:r w:rsidDel="00000000" w:rsidR="00000000" w:rsidRPr="00000000">
              <w:rPr>
                <w:rtl w:val="0"/>
              </w:rPr>
              <w:t xml:space="preserve">PR-908</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4">
            <w:pPr>
              <w:spacing w:after="0" w:lineRule="auto"/>
              <w:rPr/>
            </w:pPr>
            <w:r w:rsidDel="00000000" w:rsidR="00000000" w:rsidRPr="00000000">
              <w:rPr>
                <w:rtl w:val="0"/>
              </w:rPr>
              <w:t xml:space="preserve">Accepting entities must provide support to integrate verification SDKs in web portals and mobile apps to allow credential acceptance.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E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1E8">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40" w:before="60" w:line="240" w:lineRule="auto"/>
        <w:rPr/>
      </w:pPr>
      <w:bookmarkStart w:colFirst="0" w:colLast="0" w:name="_xp5tcd24inga" w:id="18"/>
      <w:bookmarkEnd w:id="18"/>
      <w:r w:rsidDel="00000000" w:rsidR="00000000" w:rsidRPr="00000000">
        <w:rPr>
          <w:rtl w:val="0"/>
        </w:rPr>
        <w:t xml:space="preserve">SECTION 08</w:t>
      </w:r>
    </w:p>
    <w:p w:rsidR="00000000" w:rsidDel="00000000" w:rsidP="00000000" w:rsidRDefault="00000000" w:rsidRPr="00000000" w14:paraId="000001EA">
      <w:pPr>
        <w:pStyle w:val="Heading2"/>
        <w:keepNext w:val="0"/>
        <w:keepLines w:val="0"/>
        <w:spacing w:before="80" w:line="240" w:lineRule="auto"/>
        <w:rPr/>
      </w:pPr>
      <w:bookmarkStart w:colFirst="0" w:colLast="0" w:name="_oe5qvk3o5mi0" w:id="19"/>
      <w:bookmarkEnd w:id="19"/>
      <w:r w:rsidDel="00000000" w:rsidR="00000000" w:rsidRPr="00000000">
        <w:rPr>
          <w:rtl w:val="0"/>
        </w:rPr>
        <w:t xml:space="preserve">Requirements Matrix — Non-Functional &amp; New Requirements</w:t>
      </w:r>
    </w:p>
    <w:p w:rsidR="00000000" w:rsidDel="00000000" w:rsidP="00000000" w:rsidRDefault="00000000" w:rsidRPr="00000000" w14:paraId="000001EB">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All NFR requirements from DaaS v2.0 Section 8.2 plus new requirements added in the tiered model.</w:t>
      </w:r>
    </w:p>
    <w:p w:rsidR="00000000" w:rsidDel="00000000" w:rsidP="00000000" w:rsidRDefault="00000000" w:rsidRPr="00000000" w14:paraId="000001ED">
      <w:pPr>
        <w:spacing w:before="60" w:line="240" w:lineRule="auto"/>
        <w:rPr>
          <w:rFonts w:ascii="Outfit" w:cs="Outfit" w:eastAsia="Outfit" w:hAnsi="Outfit"/>
          <w:sz w:val="20"/>
          <w:szCs w:val="20"/>
        </w:rPr>
      </w:pPr>
      <w:r w:rsidDel="00000000" w:rsidR="00000000" w:rsidRPr="00000000">
        <w:rPr>
          <w:rtl w:val="0"/>
        </w:rPr>
      </w:r>
    </w:p>
    <w:tbl>
      <w:tblPr>
        <w:tblStyle w:val="Table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4890"/>
        <w:gridCol w:w="1110"/>
        <w:gridCol w:w="1110"/>
        <w:gridCol w:w="1110"/>
        <w:tblGridChange w:id="0">
          <w:tblGrid>
            <w:gridCol w:w="1065"/>
            <w:gridCol w:w="489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EE">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1EF">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1F0">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1F1">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1F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3">
            <w:pPr>
              <w:spacing w:after="0" w:lineRule="auto"/>
              <w:rPr/>
            </w:pPr>
            <w:r w:rsidDel="00000000" w:rsidR="00000000" w:rsidRPr="00000000">
              <w:rPr>
                <w:rtl w:val="0"/>
              </w:rPr>
              <w:t xml:space="preserve">NFR-01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4">
            <w:pPr>
              <w:spacing w:after="0" w:lineRule="auto"/>
              <w:rPr/>
            </w:pPr>
            <w:r w:rsidDel="00000000" w:rsidR="00000000" w:rsidRPr="00000000">
              <w:rPr>
                <w:rtl w:val="0"/>
              </w:rPr>
              <w:t xml:space="preserve">Thorough integration testing, failover testing; fix critical/major bugs for smooth rollout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8">
            <w:pPr>
              <w:spacing w:after="0" w:lineRule="auto"/>
              <w:rPr/>
            </w:pPr>
            <w:r w:rsidDel="00000000" w:rsidR="00000000" w:rsidRPr="00000000">
              <w:rPr>
                <w:rtl w:val="0"/>
              </w:rPr>
              <w:t xml:space="preserve">NFR-02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9">
            <w:pPr>
              <w:spacing w:after="0" w:lineRule="auto"/>
              <w:rPr/>
            </w:pPr>
            <w:r w:rsidDel="00000000" w:rsidR="00000000" w:rsidRPr="00000000">
              <w:rPr>
                <w:rtl w:val="0"/>
              </w:rPr>
              <w:t xml:space="preserve">Data integrity and credential accuracy assurance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1F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D">
            <w:pPr>
              <w:spacing w:after="0" w:lineRule="auto"/>
              <w:rPr/>
            </w:pPr>
            <w:r w:rsidDel="00000000" w:rsidR="00000000" w:rsidRPr="00000000">
              <w:rPr>
                <w:rtl w:val="0"/>
              </w:rPr>
              <w:t xml:space="preserve">NFR-03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E">
            <w:pPr>
              <w:spacing w:after="0" w:lineRule="auto"/>
              <w:rPr/>
            </w:pPr>
            <w:r w:rsidDel="00000000" w:rsidR="00000000" w:rsidRPr="00000000">
              <w:rPr>
                <w:rtl w:val="0"/>
              </w:rPr>
              <w:t xml:space="preserve">Security best practices for data, information, and systems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1F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2">
            <w:pPr>
              <w:spacing w:after="0" w:lineRule="auto"/>
              <w:rPr/>
            </w:pPr>
            <w:r w:rsidDel="00000000" w:rsidR="00000000" w:rsidRPr="00000000">
              <w:rPr>
                <w:rtl w:val="0"/>
              </w:rPr>
              <w:t xml:space="preserve">NFR-04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3">
            <w:pPr>
              <w:spacing w:after="0" w:lineRule="auto"/>
              <w:rPr/>
            </w:pPr>
            <w:ins w:author="Adam Ndegwa" w:id="5" w:date="2026-03-03T15:18:43Z">
              <w:r w:rsidDel="00000000" w:rsidR="00000000" w:rsidRPr="00000000">
                <w:rPr>
                  <w:rtl w:val="0"/>
                  <w:rPrChange w:author="Adam Ndegwa" w:id="6" w:date="2026-03-03T15:18:43Z">
                    <w:rPr/>
                  </w:rPrChange>
                </w:rPr>
                <w:t xml:space="preserve">H</w:t>
              </w:r>
            </w:ins>
            <w:del w:author="Adam Ndegwa" w:id="5" w:date="2026-03-03T15:18:43Z">
              <w:commentRangeStart w:id="9"/>
              <w:commentRangeStart w:id="10"/>
              <w:r w:rsidDel="00000000" w:rsidR="00000000" w:rsidRPr="00000000">
                <w:rPr>
                  <w:rtl w:val="0"/>
                  <w:rPrChange w:author="Adam Ndegwa" w:id="6" w:date="2026-03-03T15:18:43Z">
                    <w:rPr/>
                  </w:rPrChange>
                </w:rPr>
                <w:delText xml:space="preserve">Cloud</w:delText>
              </w:r>
              <w:commentRangeEnd w:id="9"/>
              <w:r w:rsidDel="00000000" w:rsidR="00000000" w:rsidRPr="00000000">
                <w:commentReference w:id="9"/>
              </w:r>
              <w:commentRangeEnd w:id="10"/>
              <w:r w:rsidDel="00000000" w:rsidR="00000000" w:rsidRPr="00000000">
                <w:commentReference w:id="10"/>
              </w:r>
              <w:r w:rsidDel="00000000" w:rsidR="00000000" w:rsidRPr="00000000">
                <w:rPr>
                  <w:rtl w:val="0"/>
                  <w:rPrChange w:author="Adam Ndegwa" w:id="6" w:date="2026-03-03T15:18:43Z">
                    <w:rPr/>
                  </w:rPrChange>
                </w:rPr>
                <w:delText xml:space="preserve"> h</w:delText>
              </w:r>
            </w:del>
            <w:r w:rsidDel="00000000" w:rsidR="00000000" w:rsidRPr="00000000">
              <w:rPr>
                <w:rtl w:val="0"/>
              </w:rPr>
              <w:t xml:space="preserve">osting and technical support from implementation kickoff (includes post-rollout period)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12 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12 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1e293b"/>
                <w:sz w:val="19"/>
                <w:szCs w:val="19"/>
                <w:rtl w:val="0"/>
              </w:rPr>
              <w:t xml:space="preserve">1</w:t>
            </w:r>
            <w:r w:rsidDel="00000000" w:rsidR="00000000" w:rsidRPr="00000000">
              <w:rPr>
                <w:b w:val="1"/>
                <w:bCs w:val="1"/>
                <w:sz w:val="19"/>
                <w:szCs w:val="19"/>
                <w:rtl w:val="0"/>
              </w:rPr>
              <w:t xml:space="preserve">2</w:t>
            </w:r>
            <w:r w:rsidDel="00000000" w:rsidR="00000000" w:rsidRPr="00000000">
              <w:rPr>
                <w:rFonts w:ascii="Outfit" w:cs="Outfit" w:eastAsia="Outfit" w:hAnsi="Outfit"/>
                <w:b w:val="1"/>
                <w:bCs w:val="1"/>
                <w:color w:val="1e293b"/>
                <w:sz w:val="19"/>
                <w:szCs w:val="19"/>
                <w:rtl w:val="0"/>
              </w:rPr>
              <w:t xml:space="preserve"> 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7">
            <w:pPr>
              <w:spacing w:after="0" w:lineRule="auto"/>
              <w:rPr/>
            </w:pPr>
            <w:r w:rsidDel="00000000" w:rsidR="00000000" w:rsidRPr="00000000">
              <w:rPr>
                <w:rtl w:val="0"/>
              </w:rPr>
              <w:t xml:space="preserve">NFR-05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8">
            <w:pPr>
              <w:spacing w:after="0" w:lineRule="auto"/>
              <w:rPr/>
            </w:pPr>
            <w:r w:rsidDel="00000000" w:rsidR="00000000" w:rsidRPr="00000000">
              <w:rPr>
                <w:rtl w:val="0"/>
              </w:rPr>
              <w:t xml:space="preserve">Availability and security monitoring</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0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C">
            <w:pPr>
              <w:spacing w:after="0" w:lineRule="auto"/>
              <w:rPr/>
            </w:pPr>
            <w:r w:rsidDel="00000000" w:rsidR="00000000" w:rsidRPr="00000000">
              <w:rPr>
                <w:rtl w:val="0"/>
              </w:rPr>
              <w:t xml:space="preserve">NFR-06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D">
            <w:pPr>
              <w:spacing w:after="0" w:lineRule="auto"/>
              <w:rPr/>
            </w:pPr>
            <w:r w:rsidDel="00000000" w:rsidR="00000000" w:rsidRPr="00000000">
              <w:rPr>
                <w:rtl w:val="0"/>
              </w:rPr>
              <w:t xml:space="preserve">99.9% uptime SLA</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0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1">
            <w:pPr>
              <w:spacing w:after="0" w:lineRule="auto"/>
              <w:rPr/>
            </w:pPr>
            <w:r w:rsidDel="00000000" w:rsidR="00000000" w:rsidRPr="00000000">
              <w:rPr>
                <w:rtl w:val="0"/>
              </w:rPr>
              <w:t xml:space="preserve">NFR-07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2">
            <w:pPr>
              <w:spacing w:after="0" w:lineRule="auto"/>
              <w:rPr/>
            </w:pPr>
            <w:r w:rsidDel="00000000" w:rsidR="00000000" w:rsidRPr="00000000">
              <w:rPr>
                <w:rtl w:val="0"/>
              </w:rPr>
              <w:t xml:space="preserve">Training, procedures, process documentation, and materials in local language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6">
            <w:pPr>
              <w:spacing w:after="0" w:lineRule="auto"/>
              <w:rPr/>
            </w:pPr>
            <w:r w:rsidDel="00000000" w:rsidR="00000000" w:rsidRPr="00000000">
              <w:rPr>
                <w:rtl w:val="0"/>
              </w:rPr>
              <w:t xml:space="preserve">NFR-08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7">
            <w:pPr>
              <w:spacing w:after="0" w:lineRule="auto"/>
              <w:rPr/>
            </w:pPr>
            <w:r w:rsidDel="00000000" w:rsidR="00000000" w:rsidRPr="00000000">
              <w:rPr>
                <w:rtl w:val="0"/>
              </w:rPr>
              <w:t xml:space="preserve">Implementation and integration documentation for DPI Owner</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1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B">
            <w:pPr>
              <w:spacing w:after="0" w:lineRule="auto"/>
              <w:rPr/>
            </w:pPr>
            <w:r w:rsidDel="00000000" w:rsidR="00000000" w:rsidRPr="00000000">
              <w:rPr>
                <w:rtl w:val="0"/>
              </w:rPr>
              <w:t xml:space="preserve">NFR-09</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C">
            <w:pPr>
              <w:spacing w:after="0" w:lineRule="auto"/>
              <w:rPr/>
            </w:pPr>
            <w:r w:rsidDel="00000000" w:rsidR="00000000" w:rsidRPr="00000000">
              <w:rPr>
                <w:rtl w:val="0"/>
              </w:rPr>
              <w:t xml:space="preserve">Full source code and technical documentation handover on request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1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0">
            <w:pPr>
              <w:spacing w:after="0" w:lineRule="auto"/>
              <w:rPr/>
            </w:pPr>
            <w:r w:rsidDel="00000000" w:rsidR="00000000" w:rsidRPr="00000000">
              <w:rPr>
                <w:rtl w:val="0"/>
              </w:rPr>
              <w:t xml:space="preserve">NFR-10</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1">
            <w:pPr>
              <w:spacing w:after="0" w:lineRule="auto"/>
              <w:rPr/>
            </w:pPr>
            <w:r w:rsidDel="00000000" w:rsidR="00000000" w:rsidRPr="00000000">
              <w:rPr>
                <w:rtl w:val="0"/>
              </w:rPr>
              <w:t xml:space="preserve">VAPT and cybersecurity framework compliance (per national framework)</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2">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5">
            <w:pPr>
              <w:spacing w:after="0" w:lineRule="auto"/>
              <w:rPr/>
            </w:pPr>
            <w:r w:rsidDel="00000000" w:rsidR="00000000" w:rsidRPr="00000000">
              <w:rPr>
                <w:rtl w:val="0"/>
              </w:rPr>
              <w:t xml:space="preserve">NFR-11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6">
            <w:pPr>
              <w:spacing w:after="0" w:lineRule="auto"/>
              <w:rPr/>
            </w:pPr>
            <w:r w:rsidDel="00000000" w:rsidR="00000000" w:rsidRPr="00000000">
              <w:rPr>
                <w:rtl w:val="0"/>
              </w:rPr>
              <w:t xml:space="preserve">Iterative UX testing with diverse user groups (low-literacy, rural, guardians) throughout lifecycle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7">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A">
            <w:pPr>
              <w:spacing w:after="0" w:lineRule="auto"/>
              <w:rPr/>
            </w:pPr>
            <w:r w:rsidDel="00000000" w:rsidR="00000000" w:rsidRPr="00000000">
              <w:rPr>
                <w:rtl w:val="0"/>
              </w:rPr>
              <w:t xml:space="preserve">NFR-12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B">
            <w:pPr>
              <w:spacing w:after="0" w:lineRule="auto"/>
              <w:rPr/>
            </w:pPr>
            <w:r w:rsidDel="00000000" w:rsidR="00000000" w:rsidRPr="00000000">
              <w:rPr>
                <w:rtl w:val="0"/>
              </w:rPr>
              <w:t xml:space="preserve">Infrastructure as Code (Terraform) for cloud-agnostic deployment (AWS, GCP, Azure, OCI, on-prem)</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2E">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NEW-1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0">
            <w:pPr>
              <w:spacing w:after="0" w:lineRule="auto"/>
              <w:rPr/>
            </w:pPr>
            <w:r w:rsidDel="00000000" w:rsidR="00000000" w:rsidRPr="00000000">
              <w:rPr>
                <w:rtl w:val="0"/>
              </w:rPr>
              <w:t xml:space="preserve">Operational and business plan (cost recovery models, workflows, stakeholder roles)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1">
            <w:pPr>
              <w:spacing w:line="240" w:lineRule="auto"/>
              <w:jc w:val="center"/>
              <w:rPr>
                <w:rFonts w:ascii="Outfit" w:cs="Outfit" w:eastAsia="Outfit" w:hAnsi="Outfit"/>
                <w:sz w:val="19"/>
                <w:szCs w:val="19"/>
              </w:rPr>
            </w:pPr>
            <w:ins w:author="Adam Ndegwa" w:id="7" w:date="2026-03-01T20:03:57Z">
              <w:r w:rsidDel="00000000" w:rsidR="00000000" w:rsidRPr="00000000">
                <w:rPr>
                  <w:rFonts w:ascii="Outfit" w:cs="Outfit" w:eastAsia="Outfit" w:hAnsi="Outfit"/>
                  <w:b w:val="1"/>
                  <w:bCs w:val="1"/>
                  <w:color w:val="059669"/>
                  <w:sz w:val="19"/>
                  <w:szCs w:val="19"/>
                  <w:rtl w:val="0"/>
                  <w:rPrChange w:author="Adam Ndegwa" w:id="8" w:date="2026-03-01T20:03:57Z">
                    <w:rPr>
                      <w:rFonts w:ascii="Outfit" w:cs="Outfit" w:eastAsia="Outfit" w:hAnsi="Outfit"/>
                      <w:sz w:val="19"/>
                      <w:szCs w:val="19"/>
                    </w:rPr>
                  </w:rPrChange>
                </w:rPr>
                <w:t xml:space="preserve">✓</w:t>
              </w:r>
            </w:ins>
            <w:del w:author="Adam Ndegwa" w:id="7" w:date="2026-03-01T20:03:57Z">
              <w:r w:rsidDel="00000000" w:rsidR="00000000" w:rsidRPr="00000000">
                <w:rPr>
                  <w:rFonts w:ascii="Outfit" w:cs="Outfit" w:eastAsia="Outfit" w:hAnsi="Outfit"/>
                  <w:b w:val="1"/>
                  <w:bCs w:val="1"/>
                  <w:color w:val="059669"/>
                  <w:sz w:val="19"/>
                  <w:szCs w:val="19"/>
                  <w:rtl w:val="0"/>
                  <w:rPrChange w:author="Adam Ndegwa" w:id="8" w:date="2026-03-01T20:03:57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2">
            <w:pPr>
              <w:spacing w:line="240" w:lineRule="auto"/>
              <w:jc w:val="center"/>
              <w:rPr>
                <w:rFonts w:ascii="Outfit" w:cs="Outfit" w:eastAsia="Outfit" w:hAnsi="Outfit"/>
                <w:sz w:val="19"/>
                <w:szCs w:val="19"/>
              </w:rPr>
            </w:pPr>
            <w:ins w:author="Adam Ndegwa" w:id="9" w:date="2026-03-01T20:03:59Z">
              <w:r w:rsidDel="00000000" w:rsidR="00000000" w:rsidRPr="00000000">
                <w:rPr>
                  <w:rFonts w:ascii="Outfit" w:cs="Outfit" w:eastAsia="Outfit" w:hAnsi="Outfit"/>
                  <w:b w:val="1"/>
                  <w:bCs w:val="1"/>
                  <w:color w:val="059669"/>
                  <w:sz w:val="19"/>
                  <w:szCs w:val="19"/>
                  <w:rtl w:val="0"/>
                  <w:rPrChange w:author="Adam Ndegwa" w:id="10" w:date="2026-03-01T20:03:59Z">
                    <w:rPr>
                      <w:rFonts w:ascii="Outfit" w:cs="Outfit" w:eastAsia="Outfit" w:hAnsi="Outfit"/>
                      <w:sz w:val="19"/>
                      <w:szCs w:val="19"/>
                    </w:rPr>
                  </w:rPrChange>
                </w:rPr>
                <w:t xml:space="preserve">✓</w:t>
              </w:r>
            </w:ins>
            <w:del w:author="Adam Ndegwa" w:id="9" w:date="2026-03-01T20:03:59Z">
              <w:r w:rsidDel="00000000" w:rsidR="00000000" w:rsidRPr="00000000">
                <w:rPr>
                  <w:rFonts w:ascii="Outfit" w:cs="Outfit" w:eastAsia="Outfit" w:hAnsi="Outfit"/>
                  <w:b w:val="1"/>
                  <w:bCs w:val="1"/>
                  <w:color w:val="059669"/>
                  <w:sz w:val="19"/>
                  <w:szCs w:val="19"/>
                  <w:rtl w:val="0"/>
                  <w:rPrChange w:author="Adam Ndegwa" w:id="10" w:date="2026-03-01T20:03:59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3">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4">
            <w:pPr>
              <w:spacing w:after="0" w:lineRule="auto"/>
              <w:rPr/>
            </w:pPr>
            <w:r w:rsidDel="00000000" w:rsidR="00000000" w:rsidRPr="00000000">
              <w:rPr>
                <w:rtl w:val="0"/>
              </w:rPr>
              <w:t xml:space="preserve">NEW-2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5">
            <w:pPr>
              <w:spacing w:after="0" w:lineRule="auto"/>
              <w:rPr/>
            </w:pPr>
            <w:r w:rsidDel="00000000" w:rsidR="00000000" w:rsidRPr="00000000">
              <w:rPr>
                <w:rtl w:val="0"/>
              </w:rPr>
              <w:t xml:space="preserve">Multilateral funding alignment (national budgets, IDB, World Bank, etc.)</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8">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9">
            <w:pPr>
              <w:spacing w:after="0" w:lineRule="auto"/>
              <w:rPr/>
            </w:pPr>
            <w:r w:rsidDel="00000000" w:rsidR="00000000" w:rsidRPr="00000000">
              <w:rPr>
                <w:rtl w:val="0"/>
              </w:rPr>
              <w:t xml:space="preserve">NEW-3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A">
            <w:pPr>
              <w:spacing w:after="0" w:lineRule="auto"/>
              <w:rPr/>
            </w:pPr>
            <w:r w:rsidDel="00000000" w:rsidR="00000000" w:rsidRPr="00000000">
              <w:rPr>
                <w:rtl w:val="0"/>
              </w:rPr>
              <w:t xml:space="preserve">National credentialing policy support</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B">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3D">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E">
            <w:pPr>
              <w:spacing w:after="0" w:lineRule="auto"/>
              <w:rPr/>
            </w:pPr>
            <w:r w:rsidDel="00000000" w:rsidR="00000000" w:rsidRPr="00000000">
              <w:rPr>
                <w:rtl w:val="0"/>
              </w:rPr>
              <w:t xml:space="preserve">NEW-4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3F">
            <w:pPr>
              <w:spacing w:after="0" w:lineRule="auto"/>
              <w:rPr/>
            </w:pPr>
            <w:r w:rsidDel="00000000" w:rsidR="00000000" w:rsidRPr="00000000">
              <w:rPr>
                <w:rtl w:val="0"/>
              </w:rPr>
              <w:t xml:space="preserve">Self-service issuer/verifier onboarding toolkit</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43">
            <w:pPr>
              <w:spacing w:after="0" w:lineRule="auto"/>
              <w:rPr/>
            </w:pPr>
            <w:r w:rsidDel="00000000" w:rsidR="00000000" w:rsidRPr="00000000">
              <w:rPr>
                <w:rtl w:val="0"/>
              </w:rPr>
              <w:t xml:space="preserve">NEW-5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44">
            <w:pPr>
              <w:spacing w:after="0" w:lineRule="auto"/>
              <w:rPr/>
            </w:pPr>
            <w:r w:rsidDel="00000000" w:rsidR="00000000" w:rsidRPr="00000000">
              <w:rPr>
                <w:rtl w:val="0"/>
              </w:rPr>
              <w:t xml:space="preserve">Ecosystem mapping and expansion advisory</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45">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46">
            <w:pPr>
              <w:spacing w:line="240" w:lineRule="auto"/>
              <w:jc w:val="center"/>
              <w:rPr>
                <w:rFonts w:ascii="Outfit" w:cs="Outfit" w:eastAsia="Outfit" w:hAnsi="Outfit"/>
                <w:sz w:val="19"/>
                <w:szCs w:val="19"/>
              </w:rPr>
            </w:pPr>
            <w:ins w:author="Adam Ndegwa" w:id="11" w:date="2026-03-01T20:04:23Z">
              <w:r w:rsidDel="00000000" w:rsidR="00000000" w:rsidRPr="00000000">
                <w:rPr>
                  <w:rFonts w:ascii="Outfit" w:cs="Outfit" w:eastAsia="Outfit" w:hAnsi="Outfit"/>
                  <w:b w:val="1"/>
                  <w:bCs w:val="1"/>
                  <w:color w:val="059669"/>
                  <w:sz w:val="19"/>
                  <w:szCs w:val="19"/>
                  <w:rtl w:val="0"/>
                  <w:rPrChange w:author="Adam Ndegwa" w:id="12" w:date="2026-03-01T20:04:23Z">
                    <w:rPr>
                      <w:rFonts w:ascii="Outfit" w:cs="Outfit" w:eastAsia="Outfit" w:hAnsi="Outfit"/>
                      <w:sz w:val="19"/>
                      <w:szCs w:val="19"/>
                    </w:rPr>
                  </w:rPrChange>
                </w:rPr>
                <w:t xml:space="preserve">✓</w:t>
              </w:r>
            </w:ins>
            <w:del w:author="Adam Ndegwa" w:id="11" w:date="2026-03-01T20:04:23Z">
              <w:r w:rsidDel="00000000" w:rsidR="00000000" w:rsidRPr="00000000">
                <w:rPr>
                  <w:rFonts w:ascii="Outfit" w:cs="Outfit" w:eastAsia="Outfit" w:hAnsi="Outfit"/>
                  <w:b w:val="1"/>
                  <w:bCs w:val="1"/>
                  <w:color w:val="059669"/>
                  <w:sz w:val="19"/>
                  <w:szCs w:val="19"/>
                  <w:rtl w:val="0"/>
                  <w:rPrChange w:author="Adam Ndegwa" w:id="12" w:date="2026-03-01T20:04:23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4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8">
            <w:pPr>
              <w:spacing w:after="0" w:lineRule="auto"/>
              <w:rPr/>
            </w:pPr>
            <w:r w:rsidDel="00000000" w:rsidR="00000000" w:rsidRPr="00000000">
              <w:rPr>
                <w:rtl w:val="0"/>
              </w:rPr>
              <w:t xml:space="preserve">NEW-6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9">
            <w:pPr>
              <w:spacing w:after="0" w:lineRule="auto"/>
              <w:rPr/>
            </w:pPr>
            <w:r w:rsidDel="00000000" w:rsidR="00000000" w:rsidRPr="00000000">
              <w:rPr>
                <w:rtl w:val="0"/>
              </w:rPr>
              <w:t xml:space="preserve">Data portability and migration tooling (JSON-LD, CSV, migration scripts, validation)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A">
            <w:pPr>
              <w:spacing w:line="240" w:lineRule="auto"/>
              <w:jc w:val="center"/>
              <w:rPr>
                <w:rFonts w:ascii="Outfit" w:cs="Outfit" w:eastAsia="Outfit" w:hAnsi="Outfit"/>
                <w:sz w:val="19"/>
                <w:szCs w:val="19"/>
              </w:rPr>
            </w:pPr>
            <w:ins w:author="Adam Ndegwa" w:id="13" w:date="2026-03-01T20:04:28Z">
              <w:r w:rsidDel="00000000" w:rsidR="00000000" w:rsidRPr="00000000">
                <w:rPr>
                  <w:rFonts w:ascii="Outfit" w:cs="Outfit" w:eastAsia="Outfit" w:hAnsi="Outfit"/>
                  <w:b w:val="1"/>
                  <w:bCs w:val="1"/>
                  <w:color w:val="059669"/>
                  <w:sz w:val="19"/>
                  <w:szCs w:val="19"/>
                  <w:rtl w:val="0"/>
                  <w:rPrChange w:author="Adam Ndegwa" w:id="14" w:date="2026-03-01T20:04:28Z">
                    <w:rPr>
                      <w:rFonts w:ascii="Outfit" w:cs="Outfit" w:eastAsia="Outfit" w:hAnsi="Outfit"/>
                      <w:sz w:val="19"/>
                      <w:szCs w:val="19"/>
                    </w:rPr>
                  </w:rPrChange>
                </w:rPr>
                <w:t xml:space="preserve">✓</w:t>
              </w:r>
            </w:ins>
            <w:del w:author="Adam Ndegwa" w:id="13" w:date="2026-03-01T20:04:28Z">
              <w:r w:rsidDel="00000000" w:rsidR="00000000" w:rsidRPr="00000000">
                <w:rPr>
                  <w:rFonts w:ascii="Outfit" w:cs="Outfit" w:eastAsia="Outfit" w:hAnsi="Outfit"/>
                  <w:b w:val="1"/>
                  <w:bCs w:val="1"/>
                  <w:color w:val="059669"/>
                  <w:sz w:val="19"/>
                  <w:szCs w:val="19"/>
                  <w:rtl w:val="0"/>
                  <w:rPrChange w:author="Adam Ndegwa" w:id="14" w:date="2026-03-01T20:04:28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4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24D">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after="40" w:before="60" w:line="240" w:lineRule="auto"/>
        <w:rPr/>
      </w:pPr>
      <w:bookmarkStart w:colFirst="0" w:colLast="0" w:name="_v80dozhboeid" w:id="20"/>
      <w:bookmarkEnd w:id="20"/>
      <w:commentRangeStart w:id="11"/>
      <w:commentRangeStart w:id="12"/>
      <w:r w:rsidDel="00000000" w:rsidR="00000000" w:rsidRPr="00000000">
        <w:rPr>
          <w:rtl w:val="0"/>
        </w:rPr>
        <w:t xml:space="preserve">SECTION 09</w:t>
      </w:r>
    </w:p>
    <w:p w:rsidR="00000000" w:rsidDel="00000000" w:rsidP="00000000" w:rsidRDefault="00000000" w:rsidRPr="00000000" w14:paraId="0000024F">
      <w:pPr>
        <w:pStyle w:val="Heading2"/>
        <w:keepNext w:val="0"/>
        <w:keepLines w:val="0"/>
        <w:spacing w:before="80" w:line="240" w:lineRule="auto"/>
        <w:rPr/>
      </w:pPr>
      <w:bookmarkStart w:colFirst="0" w:colLast="0" w:name="_lm6wqzuf0igv" w:id="21"/>
      <w:bookmarkEnd w:id="21"/>
      <w:commentRangeStart w:id="13"/>
      <w:commentRangeStart w:id="14"/>
      <w:r w:rsidDel="00000000" w:rsidR="00000000" w:rsidRPr="00000000">
        <w:rPr>
          <w:rtl w:val="0"/>
        </w:rPr>
        <w:t xml:space="preserve">AI Blocks — DPI Workflows &amp; User-facing Services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50">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AI capabilities are embedded across the DaaS lifecycle as a progressive layer that scales with each tier. This section addresses two complementary dimensions: AI tooling that accelerates the building and operation of the credentialing infrastructure, and AI-powered services that enhance the experience of end users — holders, issuers, and verifiers.</w:t>
      </w:r>
    </w:p>
    <w:p w:rsidR="00000000" w:rsidDel="00000000" w:rsidP="00000000" w:rsidRDefault="00000000" w:rsidRPr="00000000" w14:paraId="00000252">
      <w:pPr>
        <w:spacing w:before="40" w:line="240" w:lineRule="auto"/>
        <w:rPr>
          <w:rFonts w:ascii="Outfit" w:cs="Outfit" w:eastAsia="Outfit" w:hAnsi="Outfit"/>
          <w:sz w:val="20"/>
          <w:szCs w:val="20"/>
        </w:rPr>
      </w:pPr>
      <w:r w:rsidDel="00000000" w:rsidR="00000000" w:rsidRPr="00000000">
        <w:rPr>
          <w:rtl w:val="0"/>
        </w:rPr>
      </w:r>
    </w:p>
    <w:tbl>
      <w:tblPr>
        <w:tblStyle w:val="Table9"/>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6"/>
        <w:tblGridChange w:id="0">
          <w:tblGrid>
            <w:gridCol w:w="930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cfeff" w:val="clear"/>
            <w:tcMar>
              <w:top w:w="80.0" w:type="dxa"/>
              <w:left w:w="120.0" w:type="dxa"/>
              <w:bottom w:w="80.0" w:type="dxa"/>
              <w:right w:w="120.0" w:type="dxa"/>
            </w:tcMar>
          </w:tcPr>
          <w:p w:rsidR="00000000" w:rsidDel="00000000" w:rsidP="00000000" w:rsidRDefault="00000000" w:rsidRPr="00000000" w14:paraId="00000253">
            <w:pPr>
              <w:spacing w:after="60" w:line="240" w:lineRule="auto"/>
              <w:rPr>
                <w:rFonts w:ascii="Outfit" w:cs="Outfit" w:eastAsia="Outfit" w:hAnsi="Outfit"/>
                <w:sz w:val="20"/>
                <w:szCs w:val="20"/>
              </w:rPr>
            </w:pPr>
            <w:r w:rsidDel="00000000" w:rsidR="00000000" w:rsidRPr="00000000">
              <w:rPr>
                <w:rFonts w:ascii="Outfit" w:cs="Outfit" w:eastAsia="Outfit" w:hAnsi="Outfit"/>
                <w:b w:val="1"/>
                <w:bCs w:val="1"/>
                <w:color w:val="0e7490"/>
                <w:sz w:val="19"/>
                <w:szCs w:val="19"/>
                <w:rtl w:val="0"/>
              </w:rPr>
              <w:t xml:space="preserve">Design Principle: AI as a Composable Layer</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tl w:val="0"/>
              </w:rPr>
              <w:t xml:space="preserve">AI capabilities are designed as </w:t>
            </w:r>
            <w:r w:rsidDel="00000000" w:rsidR="00000000" w:rsidRPr="00000000">
              <w:rPr>
                <w:b w:val="1"/>
                <w:bCs w:val="1"/>
                <w:rtl w:val="0"/>
              </w:rPr>
              <w:t xml:space="preserve">optional, composable services that sit alongside — not inside</w:t>
            </w:r>
            <w:r w:rsidDel="00000000" w:rsidR="00000000" w:rsidRPr="00000000">
              <w:rPr>
                <w:rtl w:val="0"/>
              </w:rPr>
              <w:t xml:space="preserve"> — the core credentialing stack. This ensures that the VC infrastructure remains </w:t>
            </w:r>
            <w:r w:rsidDel="00000000" w:rsidR="00000000" w:rsidRPr="00000000">
              <w:rPr>
                <w:b w:val="1"/>
                <w:bCs w:val="1"/>
                <w:rtl w:val="0"/>
              </w:rPr>
              <w:t xml:space="preserve">standards-compliant, auditable, and functional</w:t>
            </w:r>
            <w:r w:rsidDel="00000000" w:rsidR="00000000" w:rsidRPr="00000000">
              <w:rPr>
                <w:rtl w:val="0"/>
              </w:rPr>
              <w:t xml:space="preserve"> without AI dependencies, while AI services can be progressively activated as the country’s maturity and capacity grow.</w:t>
            </w:r>
          </w:p>
        </w:tc>
      </w:tr>
    </w:tbl>
    <w:p w:rsidR="00000000" w:rsidDel="00000000" w:rsidP="00000000" w:rsidRDefault="00000000" w:rsidRPr="00000000" w14:paraId="00000255">
      <w:pPr>
        <w:spacing w:before="12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56">
      <w:pPr>
        <w:pStyle w:val="Heading3"/>
        <w:keepNext w:val="0"/>
        <w:keepLines w:val="0"/>
        <w:spacing w:after="100" w:before="200" w:lineRule="auto"/>
        <w:rPr>
          <w:color w:val="1a2b45"/>
        </w:rPr>
      </w:pPr>
      <w:bookmarkStart w:colFirst="0" w:colLast="0" w:name="_s9twszxf1q7z" w:id="22"/>
      <w:bookmarkEnd w:id="22"/>
      <w:r w:rsidDel="00000000" w:rsidR="00000000" w:rsidRPr="00000000">
        <w:rPr>
          <w:color w:val="06b6d4"/>
          <w:rtl w:val="0"/>
        </w:rPr>
        <w:t xml:space="preserve">9A. </w:t>
      </w:r>
      <w:r w:rsidDel="00000000" w:rsidR="00000000" w:rsidRPr="00000000">
        <w:rPr>
          <w:color w:val="1a2b45"/>
          <w:rtl w:val="0"/>
        </w:rPr>
        <w:t xml:space="preserve">AI for Building the DaaS Infrastructure</w:t>
      </w:r>
    </w:p>
    <w:p w:rsidR="00000000" w:rsidDel="00000000" w:rsidP="00000000" w:rsidRDefault="00000000" w:rsidRPr="00000000" w14:paraId="00000257">
      <w:pPr>
        <w:rPr/>
      </w:pPr>
      <w:r w:rsidDel="00000000" w:rsidR="00000000" w:rsidRPr="00000000">
        <w:rPr>
          <w:rtl w:val="0"/>
        </w:rPr>
        <w:t xml:space="preserve">These requirements cover AI tooling that Service Providers and DPI Owners use during development, deployment, testing, and operations. The objective is to accelerate delivery, improve quality, and reduce the total cost of implementation across tiers.</w:t>
      </w:r>
    </w:p>
    <w:p w:rsidR="00000000" w:rsidDel="00000000" w:rsidP="00000000" w:rsidRDefault="00000000" w:rsidRPr="00000000" w14:paraId="00000258">
      <w:pPr>
        <w:spacing w:before="40" w:line="240" w:lineRule="auto"/>
        <w:rPr>
          <w:rFonts w:ascii="Outfit" w:cs="Outfit" w:eastAsia="Outfit" w:hAnsi="Outfit"/>
          <w:sz w:val="20"/>
          <w:szCs w:val="20"/>
        </w:rPr>
      </w:pPr>
      <w:r w:rsidDel="00000000" w:rsidR="00000000" w:rsidRPr="00000000">
        <w:rPr>
          <w:rtl w:val="0"/>
        </w:rPr>
      </w:r>
    </w:p>
    <w:tbl>
      <w:tblPr>
        <w:tblStyle w:val="Table10"/>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905"/>
        <w:gridCol w:w="1110"/>
        <w:gridCol w:w="1110"/>
        <w:gridCol w:w="1110"/>
        <w:tblGridChange w:id="0">
          <w:tblGrid>
            <w:gridCol w:w="1050"/>
            <w:gridCol w:w="4905"/>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5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5A">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5B">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5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5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5E">
            <w:pPr>
              <w:spacing w:after="0" w:lineRule="auto"/>
              <w:rPr/>
            </w:pPr>
            <w:r w:rsidDel="00000000" w:rsidR="00000000" w:rsidRPr="00000000">
              <w:rPr>
                <w:rtl w:val="0"/>
              </w:rPr>
              <w:t xml:space="preserve">AI-B01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5F">
            <w:pPr>
              <w:spacing w:after="0" w:lineRule="auto"/>
              <w:rPr/>
            </w:pPr>
            <w:r w:rsidDel="00000000" w:rsidR="00000000" w:rsidRPr="00000000">
              <w:rPr>
                <w:rtl w:val="0"/>
              </w:rPr>
              <w:t xml:space="preserve">AI-assisted code generation for credential schema authoring, API integrations, and Terraform IaC scripts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0">
            <w:pPr>
              <w:spacing w:line="240" w:lineRule="auto"/>
              <w:jc w:val="center"/>
              <w:rPr>
                <w:rFonts w:ascii="Outfit" w:cs="Outfit" w:eastAsia="Outfit" w:hAnsi="Outfit"/>
                <w:sz w:val="19"/>
                <w:szCs w:val="19"/>
              </w:rPr>
            </w:pPr>
            <w:commentRangeStart w:id="15"/>
            <w:commentRangeStart w:id="16"/>
            <w:r w:rsidDel="00000000" w:rsidR="00000000" w:rsidRPr="00000000">
              <w:rPr>
                <w:rFonts w:ascii="Outfit" w:cs="Outfit" w:eastAsia="Outfit" w:hAnsi="Outfit"/>
                <w:b w:val="1"/>
                <w:bCs w:val="1"/>
                <w:color w:val="f59e0b"/>
                <w:sz w:val="19"/>
                <w:szCs w:val="19"/>
                <w:rtl w:val="0"/>
              </w:rPr>
              <w:t xml:space="preserve">Basic</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3">
            <w:pPr>
              <w:spacing w:after="0" w:lineRule="auto"/>
              <w:rPr/>
            </w:pPr>
            <w:r w:rsidDel="00000000" w:rsidR="00000000" w:rsidRPr="00000000">
              <w:rPr>
                <w:rtl w:val="0"/>
              </w:rPr>
              <w:t xml:space="preserve">AI-B02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4">
            <w:pPr>
              <w:spacing w:after="0" w:lineRule="auto"/>
              <w:rPr/>
            </w:pPr>
            <w:r w:rsidDel="00000000" w:rsidR="00000000" w:rsidRPr="00000000">
              <w:rPr>
                <w:rtl w:val="0"/>
              </w:rPr>
              <w:t xml:space="preserve">AI-powered automated test generation: unit tests, integration tests, and regression suites for issuance/verification pipelines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5">
            <w:pPr>
              <w:spacing w:line="240" w:lineRule="auto"/>
              <w:jc w:val="center"/>
              <w:rPr>
                <w:rFonts w:ascii="Outfit" w:cs="Outfit" w:eastAsia="Outfit" w:hAnsi="Outfit"/>
                <w:sz w:val="19"/>
                <w:szCs w:val="19"/>
              </w:rPr>
            </w:pPr>
            <w:ins w:author="Adam Ndegwa" w:id="15" w:date="2026-03-01T20:06:09Z">
              <w:r w:rsidDel="00000000" w:rsidR="00000000" w:rsidRPr="00000000">
                <w:rPr>
                  <w:rFonts w:ascii="Outfit" w:cs="Outfit" w:eastAsia="Outfit" w:hAnsi="Outfit"/>
                  <w:b w:val="1"/>
                  <w:bCs w:val="1"/>
                  <w:color w:val="059669"/>
                  <w:sz w:val="19"/>
                  <w:szCs w:val="19"/>
                  <w:rtl w:val="0"/>
                  <w:rPrChange w:author="Adam Ndegwa" w:id="16" w:date="2026-03-01T20:06:09Z">
                    <w:rPr>
                      <w:rFonts w:ascii="Outfit" w:cs="Outfit" w:eastAsia="Outfit" w:hAnsi="Outfit"/>
                      <w:sz w:val="19"/>
                      <w:szCs w:val="19"/>
                    </w:rPr>
                  </w:rPrChange>
                </w:rPr>
                <w:t xml:space="preserve">✓</w:t>
              </w:r>
            </w:ins>
            <w:del w:author="Adam Ndegwa" w:id="15" w:date="2026-03-01T20:06:09Z">
              <w:r w:rsidDel="00000000" w:rsidR="00000000" w:rsidRPr="00000000">
                <w:rPr>
                  <w:rFonts w:ascii="Outfit" w:cs="Outfit" w:eastAsia="Outfit" w:hAnsi="Outfit"/>
                  <w:b w:val="1"/>
                  <w:bCs w:val="1"/>
                  <w:color w:val="059669"/>
                  <w:sz w:val="19"/>
                  <w:szCs w:val="19"/>
                  <w:rtl w:val="0"/>
                  <w:rPrChange w:author="Adam Ndegwa" w:id="16" w:date="2026-03-01T20:06:09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7">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8">
            <w:pPr>
              <w:spacing w:after="0" w:lineRule="auto"/>
              <w:rPr/>
            </w:pPr>
            <w:r w:rsidDel="00000000" w:rsidR="00000000" w:rsidRPr="00000000">
              <w:rPr>
                <w:rtl w:val="0"/>
              </w:rPr>
              <w:t xml:space="preserve">AI-B03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9">
            <w:pPr>
              <w:spacing w:after="0" w:lineRule="auto"/>
              <w:rPr/>
            </w:pPr>
            <w:r w:rsidDel="00000000" w:rsidR="00000000" w:rsidRPr="00000000">
              <w:rPr>
                <w:rtl w:val="0"/>
              </w:rPr>
              <w:t xml:space="preserve">AI-driven deployment automation: intelligent rollback, canary analysis, and environment drift detection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A">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B">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6C">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D">
            <w:pPr>
              <w:spacing w:after="0" w:lineRule="auto"/>
              <w:rPr/>
            </w:pPr>
            <w:r w:rsidDel="00000000" w:rsidR="00000000" w:rsidRPr="00000000">
              <w:rPr>
                <w:rtl w:val="0"/>
              </w:rPr>
              <w:t xml:space="preserve">AI-B04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E">
            <w:pPr>
              <w:spacing w:after="0" w:lineRule="auto"/>
              <w:rPr/>
            </w:pPr>
            <w:r w:rsidDel="00000000" w:rsidR="00000000" w:rsidRPr="00000000">
              <w:rPr>
                <w:rtl w:val="0"/>
              </w:rPr>
              <w:t xml:space="preserve">Natural-language-to-configuration tooling: admins describe credential schemas or verification rules in plain language; AI generates compliant JSON-LD/W3C-VC configurations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6F">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0">
            <w:pPr>
              <w:jc w:val="center"/>
              <w:rPr>
                <w:rFonts w:ascii="Outfit" w:cs="Outfit" w:eastAsia="Outfit" w:hAnsi="Outfit"/>
                <w:sz w:val="19"/>
                <w:szCs w:val="19"/>
              </w:rPr>
            </w:pPr>
            <w:r w:rsidDel="00000000" w:rsidR="00000000" w:rsidRPr="00000000">
              <w:rPr>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1">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2">
            <w:pPr>
              <w:spacing w:after="0" w:lineRule="auto"/>
              <w:rPr/>
            </w:pPr>
            <w:r w:rsidDel="00000000" w:rsidR="00000000" w:rsidRPr="00000000">
              <w:rPr>
                <w:rtl w:val="0"/>
              </w:rPr>
              <w:t xml:space="preserve">AI-B05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3">
            <w:pPr>
              <w:spacing w:after="0" w:lineRule="auto"/>
              <w:rPr/>
            </w:pPr>
            <w:r w:rsidDel="00000000" w:rsidR="00000000" w:rsidRPr="00000000">
              <w:rPr>
                <w:rtl w:val="0"/>
              </w:rPr>
              <w:t xml:space="preserve">AI-assisted data quality checks on attested data files (CSV/Excel) before bulk issuance: anomaly detection, format validation, duplicate identification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6">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7">
            <w:pPr>
              <w:spacing w:after="0" w:lineRule="auto"/>
              <w:rPr/>
            </w:pPr>
            <w:r w:rsidDel="00000000" w:rsidR="00000000" w:rsidRPr="00000000">
              <w:rPr>
                <w:rtl w:val="0"/>
              </w:rPr>
              <w:t xml:space="preserve">AI-B06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8">
            <w:pPr>
              <w:spacing w:after="0" w:lineRule="auto"/>
              <w:rPr/>
            </w:pPr>
            <w:r w:rsidDel="00000000" w:rsidR="00000000" w:rsidRPr="00000000">
              <w:rPr>
                <w:rtl w:val="0"/>
              </w:rPr>
              <w:t xml:space="preserve">Intelligent log analysis and incident triage: AI classifies L1/L2 support tickets and suggests resolution paths from historical patterns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9">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7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C">
            <w:pPr>
              <w:spacing w:after="0" w:lineRule="auto"/>
              <w:rPr/>
            </w:pPr>
            <w:r w:rsidDel="00000000" w:rsidR="00000000" w:rsidRPr="00000000">
              <w:rPr>
                <w:rtl w:val="0"/>
              </w:rPr>
              <w:t xml:space="preserve">AI-B07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D">
            <w:pPr>
              <w:spacing w:after="0" w:lineRule="auto"/>
              <w:rPr/>
            </w:pPr>
            <w:r w:rsidDel="00000000" w:rsidR="00000000" w:rsidRPr="00000000">
              <w:rPr>
                <w:rtl w:val="0"/>
              </w:rPr>
              <w:t xml:space="preserve">AI-powered documentation generation: auto-generate API docs, integration guides, and SOPs from codebase and configuration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E">
            <w:pPr>
              <w:spacing w:line="240" w:lineRule="auto"/>
              <w:jc w:val="center"/>
              <w:rPr>
                <w:rFonts w:ascii="Outfit" w:cs="Outfit" w:eastAsia="Outfit" w:hAnsi="Outfit"/>
                <w:sz w:val="19"/>
                <w:szCs w:val="19"/>
              </w:rPr>
            </w:pPr>
            <w:ins w:author="Adam Ndegwa" w:id="17" w:date="2026-03-01T20:05:11Z">
              <w:r w:rsidDel="00000000" w:rsidR="00000000" w:rsidRPr="00000000">
                <w:rPr>
                  <w:rFonts w:ascii="Outfit" w:cs="Outfit" w:eastAsia="Outfit" w:hAnsi="Outfit"/>
                  <w:b w:val="1"/>
                  <w:bCs w:val="1"/>
                  <w:color w:val="059669"/>
                  <w:sz w:val="19"/>
                  <w:szCs w:val="19"/>
                  <w:rtl w:val="0"/>
                  <w:rPrChange w:author="Adam Ndegwa" w:id="18" w:date="2026-03-01T20:05:11Z">
                    <w:rPr>
                      <w:rFonts w:ascii="Outfit" w:cs="Outfit" w:eastAsia="Outfit" w:hAnsi="Outfit"/>
                      <w:sz w:val="19"/>
                      <w:szCs w:val="19"/>
                    </w:rPr>
                  </w:rPrChange>
                </w:rPr>
                <w:t xml:space="preserve">✓</w:t>
              </w:r>
            </w:ins>
            <w:del w:author="Adam Ndegwa" w:id="17" w:date="2026-03-01T20:05:11Z">
              <w:r w:rsidDel="00000000" w:rsidR="00000000" w:rsidRPr="00000000">
                <w:rPr>
                  <w:rFonts w:ascii="Outfit" w:cs="Outfit" w:eastAsia="Outfit" w:hAnsi="Outfit"/>
                  <w:b w:val="1"/>
                  <w:bCs w:val="1"/>
                  <w:color w:val="059669"/>
                  <w:sz w:val="19"/>
                  <w:szCs w:val="19"/>
                  <w:rtl w:val="0"/>
                  <w:rPrChange w:author="Adam Ndegwa" w:id="18" w:date="2026-03-01T20:05:11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7F">
            <w:pPr>
              <w:spacing w:line="240" w:lineRule="auto"/>
              <w:jc w:val="center"/>
              <w:rPr>
                <w:rFonts w:ascii="Outfit" w:cs="Outfit" w:eastAsia="Outfit" w:hAnsi="Outfit"/>
                <w:sz w:val="19"/>
                <w:szCs w:val="19"/>
              </w:rPr>
            </w:pPr>
            <w:ins w:author="Adam Ndegwa" w:id="19" w:date="2026-03-01T20:11:02Z">
              <w:r w:rsidDel="00000000" w:rsidR="00000000" w:rsidRPr="00000000">
                <w:rPr>
                  <w:rFonts w:ascii="Outfit" w:cs="Outfit" w:eastAsia="Outfit" w:hAnsi="Outfit"/>
                  <w:b w:val="1"/>
                  <w:bCs w:val="1"/>
                  <w:color w:val="059669"/>
                  <w:sz w:val="19"/>
                  <w:szCs w:val="19"/>
                  <w:rtl w:val="0"/>
                  <w:rPrChange w:author="Adam Ndegwa" w:id="20" w:date="2026-03-01T20:11:02Z">
                    <w:rPr>
                      <w:rFonts w:ascii="Outfit" w:cs="Outfit" w:eastAsia="Outfit" w:hAnsi="Outfit"/>
                      <w:sz w:val="19"/>
                      <w:szCs w:val="19"/>
                    </w:rPr>
                  </w:rPrChange>
                </w:rPr>
                <w:t xml:space="preserve">✓</w:t>
              </w:r>
            </w:ins>
            <w:del w:author="Adam Ndegwa" w:id="19" w:date="2026-03-01T20:11:02Z">
              <w:r w:rsidDel="00000000" w:rsidR="00000000" w:rsidRPr="00000000">
                <w:rPr>
                  <w:rFonts w:ascii="Outfit" w:cs="Outfit" w:eastAsia="Outfit" w:hAnsi="Outfit"/>
                  <w:b w:val="1"/>
                  <w:bCs w:val="1"/>
                  <w:color w:val="059669"/>
                  <w:sz w:val="19"/>
                  <w:szCs w:val="19"/>
                  <w:rtl w:val="0"/>
                  <w:rPrChange w:author="Adam Ndegwa" w:id="20" w:date="2026-03-01T20:11:02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8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1">
            <w:pPr>
              <w:spacing w:after="0" w:lineRule="auto"/>
              <w:rPr/>
            </w:pPr>
            <w:r w:rsidDel="00000000" w:rsidR="00000000" w:rsidRPr="00000000">
              <w:rPr>
                <w:rtl w:val="0"/>
              </w:rPr>
              <w:t xml:space="preserve">AI-B08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2">
            <w:pPr>
              <w:spacing w:after="0" w:lineRule="auto"/>
              <w:rPr/>
            </w:pPr>
            <w:r w:rsidDel="00000000" w:rsidR="00000000" w:rsidRPr="00000000">
              <w:rPr>
                <w:rtl w:val="0"/>
              </w:rPr>
              <w:t xml:space="preserve">Predictive capacity planning: AI models forecast infrastructure load based on credential issuance patterns and planned onboarding schedules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3">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4">
            <w:pPr>
              <w:spacing w:line="240" w:lineRule="auto"/>
              <w:jc w:val="center"/>
              <w:rPr>
                <w:rFonts w:ascii="Outfit" w:cs="Outfit" w:eastAsia="Outfit" w:hAnsi="Outfit"/>
                <w:sz w:val="19"/>
                <w:szCs w:val="19"/>
              </w:rPr>
            </w:pPr>
            <w:ins w:author="Adam Ndegwa" w:id="21" w:date="2026-03-01T20:06:19Z">
              <w:r w:rsidDel="00000000" w:rsidR="00000000" w:rsidRPr="00000000">
                <w:rPr>
                  <w:rFonts w:ascii="Outfit" w:cs="Outfit" w:eastAsia="Outfit" w:hAnsi="Outfit"/>
                  <w:color w:val="94a3b8"/>
                  <w:sz w:val="19"/>
                  <w:szCs w:val="19"/>
                  <w:rtl w:val="0"/>
                  <w:rPrChange w:author="Adam Ndegwa" w:id="22" w:date="2026-03-01T20:06:19Z">
                    <w:rPr>
                      <w:rFonts w:ascii="Outfit" w:cs="Outfit" w:eastAsia="Outfit" w:hAnsi="Outfit"/>
                      <w:sz w:val="19"/>
                      <w:szCs w:val="19"/>
                    </w:rPr>
                  </w:rPrChange>
                </w:rPr>
                <w:t xml:space="preserve">—</w:t>
              </w:r>
            </w:ins>
            <w:ins w:author="Adam Ndegwa" w:id="23" w:date="2026-03-01T20:05:26Z">
              <w:del w:author="Adam Ndegwa" w:id="21" w:date="2026-03-01T20:06:19Z">
                <w:r w:rsidDel="00000000" w:rsidR="00000000" w:rsidRPr="00000000">
                  <w:rPr>
                    <w:rFonts w:ascii="Outfit" w:cs="Outfit" w:eastAsia="Outfit" w:hAnsi="Outfit"/>
                    <w:color w:val="94a3b8"/>
                    <w:sz w:val="19"/>
                    <w:szCs w:val="19"/>
                    <w:rtl w:val="0"/>
                    <w:rPrChange w:author="Adam Ndegwa" w:id="22" w:date="2026-03-01T20:06:19Z">
                      <w:rPr>
                        <w:rFonts w:ascii="Outfit" w:cs="Outfit" w:eastAsia="Outfit" w:hAnsi="Outfit"/>
                        <w:sz w:val="19"/>
                        <w:szCs w:val="19"/>
                      </w:rPr>
                    </w:rPrChange>
                  </w:rPr>
                  <w:delText xml:space="preserve">✓</w:delText>
                </w:r>
              </w:del>
            </w:ins>
            <w:del w:author="Adam Ndegwa" w:id="21" w:date="2026-03-01T20:06:19Z">
              <w:r w:rsidDel="00000000" w:rsidR="00000000" w:rsidRPr="00000000">
                <w:rPr>
                  <w:rFonts w:ascii="Outfit" w:cs="Outfit" w:eastAsia="Outfit" w:hAnsi="Outfit"/>
                  <w:color w:val="94a3b8"/>
                  <w:sz w:val="19"/>
                  <w:szCs w:val="19"/>
                  <w:rtl w:val="0"/>
                  <w:rPrChange w:author="Adam Ndegwa" w:id="22" w:date="2026-03-01T20:06:19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8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286">
      <w:pPr>
        <w:spacing w:before="160" w:line="240" w:lineRule="auto"/>
        <w:rPr>
          <w:sz w:val="20"/>
          <w:szCs w:val="20"/>
        </w:rPr>
      </w:pPr>
      <w:r w:rsidDel="00000000" w:rsidR="00000000" w:rsidRPr="00000000">
        <w:rPr>
          <w:rtl w:val="0"/>
        </w:rPr>
      </w:r>
    </w:p>
    <w:p w:rsidR="00000000" w:rsidDel="00000000" w:rsidP="00000000" w:rsidRDefault="00000000" w:rsidRPr="00000000" w14:paraId="00000287">
      <w:pPr>
        <w:spacing w:before="160" w:line="240" w:lineRule="auto"/>
        <w:rPr>
          <w:sz w:val="20"/>
          <w:szCs w:val="20"/>
        </w:rPr>
      </w:pPr>
      <w:r w:rsidDel="00000000" w:rsidR="00000000" w:rsidRPr="00000000">
        <w:rPr>
          <w:rtl w:val="0"/>
        </w:rPr>
      </w:r>
    </w:p>
    <w:p w:rsidR="00000000" w:rsidDel="00000000" w:rsidP="00000000" w:rsidRDefault="00000000" w:rsidRPr="00000000" w14:paraId="00000288">
      <w:pPr>
        <w:pStyle w:val="Heading3"/>
        <w:keepNext w:val="0"/>
        <w:keepLines w:val="0"/>
        <w:spacing w:after="100" w:before="200" w:lineRule="auto"/>
        <w:rPr>
          <w:color w:val="1a2b45"/>
        </w:rPr>
      </w:pPr>
      <w:bookmarkStart w:colFirst="0" w:colLast="0" w:name="_w1mxk6rnptgi" w:id="23"/>
      <w:bookmarkEnd w:id="23"/>
      <w:r w:rsidDel="00000000" w:rsidR="00000000" w:rsidRPr="00000000">
        <w:rPr>
          <w:color w:val="06b6d4"/>
          <w:rtl w:val="0"/>
        </w:rPr>
        <w:t xml:space="preserve">9B. </w:t>
      </w:r>
      <w:r w:rsidDel="00000000" w:rsidR="00000000" w:rsidRPr="00000000">
        <w:rPr>
          <w:color w:val="1a2b45"/>
          <w:rtl w:val="0"/>
        </w:rPr>
        <w:t xml:space="preserve">AI Services for End Users</w:t>
      </w:r>
    </w:p>
    <w:p w:rsidR="00000000" w:rsidDel="00000000" w:rsidP="00000000" w:rsidRDefault="00000000" w:rsidRPr="00000000" w14:paraId="00000289">
      <w:pPr>
        <w:rPr/>
      </w:pPr>
      <w:r w:rsidDel="00000000" w:rsidR="00000000" w:rsidRPr="00000000">
        <w:rPr>
          <w:rtl w:val="0"/>
        </w:rPr>
        <w:t xml:space="preserve">These requirements define AI-powered features accessible to credential holders, issuers, and verifiers through the wallet, eLocker, admin portals, and verification interfaces. The objective is to improve usability, accessibility, trust, and ecosystem intelligence.</w:t>
      </w:r>
    </w:p>
    <w:p w:rsidR="00000000" w:rsidDel="00000000" w:rsidP="00000000" w:rsidRDefault="00000000" w:rsidRPr="00000000" w14:paraId="0000028A">
      <w:pPr>
        <w:spacing w:before="40" w:line="240" w:lineRule="auto"/>
        <w:rPr>
          <w:rFonts w:ascii="Outfit" w:cs="Outfit" w:eastAsia="Outfit" w:hAnsi="Outfit"/>
          <w:sz w:val="20"/>
          <w:szCs w:val="20"/>
        </w:rPr>
      </w:pPr>
      <w:r w:rsidDel="00000000" w:rsidR="00000000" w:rsidRPr="00000000">
        <w:rPr>
          <w:rtl w:val="0"/>
        </w:rPr>
      </w:r>
    </w:p>
    <w:tbl>
      <w:tblPr>
        <w:tblStyle w:val="Table1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4890"/>
        <w:gridCol w:w="1110"/>
        <w:gridCol w:w="1110"/>
        <w:gridCol w:w="1110"/>
        <w:tblGridChange w:id="0">
          <w:tblGrid>
            <w:gridCol w:w="1065"/>
            <w:gridCol w:w="4890"/>
            <w:gridCol w:w="1110"/>
            <w:gridCol w:w="1110"/>
            <w:gridCol w:w="111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8B">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28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8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8E">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28F">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0">
            <w:pPr>
              <w:spacing w:after="0" w:lineRule="auto"/>
              <w:rPr/>
            </w:pPr>
            <w:r w:rsidDel="00000000" w:rsidR="00000000" w:rsidRPr="00000000">
              <w:rPr>
                <w:rtl w:val="0"/>
              </w:rPr>
              <w:t xml:space="preserve">AI-U01</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1">
            <w:pPr>
              <w:spacing w:after="0" w:lineRule="auto"/>
              <w:rPr/>
            </w:pPr>
            <w:r w:rsidDel="00000000" w:rsidR="00000000" w:rsidRPr="00000000">
              <w:rPr>
                <w:rtl w:val="0"/>
              </w:rPr>
              <w:t xml:space="preserve">AI-powered credential search and retrieval: natural language queries in the wallet/eLocker (e.g., “show my land certificate”), including translation to a local language</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2">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f59e0b"/>
                <w:sz w:val="19"/>
                <w:szCs w:val="19"/>
                <w:rtl w:val="0"/>
              </w:rPr>
              <w:t xml:space="preserve">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3">
            <w:pPr>
              <w:spacing w:line="240" w:lineRule="auto"/>
              <w:jc w:val="center"/>
              <w:rPr>
                <w:rFonts w:ascii="Outfit" w:cs="Outfit" w:eastAsia="Outfit" w:hAnsi="Outfit"/>
                <w:b w:val="1"/>
                <w:bCs w:val="1"/>
                <w:color w:val="059669"/>
                <w:sz w:val="19"/>
                <w:szCs w:val="19"/>
              </w:rPr>
            </w:pPr>
            <w:r w:rsidDel="00000000" w:rsidR="00000000" w:rsidRPr="00000000">
              <w:rPr>
                <w:rFonts w:ascii="Outfit" w:cs="Outfit" w:eastAsia="Outfit" w:hAnsi="Outfit"/>
                <w:b w:val="1"/>
                <w:bCs w:val="1"/>
                <w:color w:val="059669"/>
                <w:sz w:val="19"/>
                <w:szCs w:val="19"/>
                <w:rtl w:val="0"/>
              </w:rPr>
              <w:t xml:space="preserve">✓</w:t>
            </w:r>
          </w:p>
          <w:p w:rsidR="00000000" w:rsidDel="00000000" w:rsidP="00000000" w:rsidRDefault="00000000" w:rsidRPr="00000000" w14:paraId="00000294">
            <w:pPr>
              <w:spacing w:line="240" w:lineRule="auto"/>
              <w:jc w:val="center"/>
              <w:rPr>
                <w:b w:val="1"/>
                <w:bCs w:val="1"/>
                <w:color w:val="059669"/>
                <w:sz w:val="19"/>
                <w:szCs w:val="19"/>
              </w:rPr>
            </w:pPr>
            <w:r w:rsidDel="00000000" w:rsidR="00000000" w:rsidRPr="00000000">
              <w:rPr>
                <w:b w:val="1"/>
                <w:bCs w:val="1"/>
                <w:color w:val="059669"/>
                <w:sz w:val="19"/>
                <w:szCs w:val="19"/>
                <w:rtl w:val="0"/>
              </w:rPr>
              <w:t xml:space="preserve">1 additional language supported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5">
            <w:pPr>
              <w:spacing w:line="240" w:lineRule="auto"/>
              <w:jc w:val="center"/>
              <w:rPr>
                <w:rFonts w:ascii="Outfit" w:cs="Outfit" w:eastAsia="Outfit" w:hAnsi="Outfit"/>
                <w:b w:val="1"/>
                <w:bCs w:val="1"/>
                <w:color w:val="059669"/>
                <w:sz w:val="19"/>
                <w:szCs w:val="19"/>
              </w:rPr>
            </w:pPr>
            <w:r w:rsidDel="00000000" w:rsidR="00000000" w:rsidRPr="00000000">
              <w:rPr>
                <w:rFonts w:ascii="Outfit" w:cs="Outfit" w:eastAsia="Outfit" w:hAnsi="Outfit"/>
                <w:b w:val="1"/>
                <w:bCs w:val="1"/>
                <w:color w:val="059669"/>
                <w:sz w:val="19"/>
                <w:szCs w:val="19"/>
                <w:rtl w:val="0"/>
              </w:rPr>
              <w:t xml:space="preserve">✓</w:t>
            </w:r>
          </w:p>
          <w:p w:rsidR="00000000" w:rsidDel="00000000" w:rsidP="00000000" w:rsidRDefault="00000000" w:rsidRPr="00000000" w14:paraId="00000296">
            <w:pPr>
              <w:spacing w:line="240" w:lineRule="auto"/>
              <w:jc w:val="center"/>
              <w:rPr>
                <w:b w:val="1"/>
                <w:bCs w:val="1"/>
                <w:color w:val="059669"/>
                <w:sz w:val="19"/>
                <w:szCs w:val="19"/>
              </w:rPr>
            </w:pPr>
            <w:r w:rsidDel="00000000" w:rsidR="00000000" w:rsidRPr="00000000">
              <w:rPr>
                <w:b w:val="1"/>
                <w:bCs w:val="1"/>
                <w:color w:val="059669"/>
                <w:sz w:val="19"/>
                <w:szCs w:val="19"/>
                <w:rtl w:val="0"/>
              </w:rPr>
              <w:t xml:space="preserve">3 additional languages supported</w:t>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7">
            <w:pPr>
              <w:spacing w:after="0" w:lineRule="auto"/>
              <w:rPr/>
            </w:pPr>
            <w:r w:rsidDel="00000000" w:rsidR="00000000" w:rsidRPr="00000000">
              <w:rPr>
                <w:rtl w:val="0"/>
              </w:rPr>
              <w:t xml:space="preserve">AI-U02</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8">
            <w:pPr>
              <w:spacing w:after="0" w:lineRule="auto"/>
              <w:rPr/>
            </w:pPr>
            <w:r w:rsidDel="00000000" w:rsidR="00000000" w:rsidRPr="00000000">
              <w:rPr>
                <w:rtl w:val="0"/>
              </w:rPr>
              <w:t xml:space="preserve">Intelligent form auto-fill: AI extracts relevant credential fields </w:t>
            </w:r>
            <w:ins w:author="Kamya Chandra" w:id="24" w:date="2026-03-02T13:03:59Z">
              <w:r w:rsidDel="00000000" w:rsidR="00000000" w:rsidRPr="00000000">
                <w:rPr>
                  <w:rtl w:val="0"/>
                  <w:rPrChange w:author="Kamya Chandra" w:id="25" w:date="2026-03-02T13:03:59Z">
                    <w:rPr/>
                  </w:rPrChange>
                </w:rPr>
                <w:t xml:space="preserve">(also leveraging OCR) </w:t>
              </w:r>
            </w:ins>
            <w:r w:rsidDel="00000000" w:rsidR="00000000" w:rsidRPr="00000000">
              <w:rPr>
                <w:rtl w:val="0"/>
              </w:rPr>
              <w:t xml:space="preserve">and pre-populates verifier application forms for holders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9">
            <w:pPr>
              <w:spacing w:line="240" w:lineRule="auto"/>
              <w:jc w:val="center"/>
              <w:rPr>
                <w:rFonts w:ascii="Outfit" w:cs="Outfit" w:eastAsia="Outfit" w:hAnsi="Outfit"/>
                <w:sz w:val="19"/>
                <w:szCs w:val="19"/>
              </w:rPr>
            </w:pPr>
            <w:ins w:author="Adam Ndegwa" w:id="26" w:date="2026-03-01T20:06:37Z">
              <w:r w:rsidDel="00000000" w:rsidR="00000000" w:rsidRPr="00000000">
                <w:rPr>
                  <w:rFonts w:ascii="Outfit" w:cs="Outfit" w:eastAsia="Outfit" w:hAnsi="Outfit"/>
                  <w:b w:val="1"/>
                  <w:bCs w:val="1"/>
                  <w:color w:val="059669"/>
                  <w:sz w:val="19"/>
                  <w:szCs w:val="19"/>
                  <w:rtl w:val="0"/>
                  <w:rPrChange w:author="Adam Ndegwa" w:id="27" w:date="2026-03-01T20:06:37Z">
                    <w:rPr>
                      <w:rFonts w:ascii="Outfit" w:cs="Outfit" w:eastAsia="Outfit" w:hAnsi="Outfit"/>
                      <w:sz w:val="19"/>
                      <w:szCs w:val="19"/>
                    </w:rPr>
                  </w:rPrChange>
                </w:rPr>
                <w:t xml:space="preserve">✓</w:t>
              </w:r>
            </w:ins>
            <w:del w:author="Adam Ndegwa" w:id="26" w:date="2026-03-01T20:06:37Z">
              <w:r w:rsidDel="00000000" w:rsidR="00000000" w:rsidRPr="00000000">
                <w:rPr>
                  <w:rFonts w:ascii="Outfit" w:cs="Outfit" w:eastAsia="Outfit" w:hAnsi="Outfit"/>
                  <w:b w:val="1"/>
                  <w:bCs w:val="1"/>
                  <w:color w:val="059669"/>
                  <w:sz w:val="19"/>
                  <w:szCs w:val="19"/>
                  <w:rtl w:val="0"/>
                  <w:rPrChange w:author="Adam Ndegwa" w:id="27" w:date="2026-03-01T20:06:37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9B">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C">
            <w:pPr>
              <w:spacing w:after="0" w:lineRule="auto"/>
              <w:rPr/>
            </w:pPr>
            <w:r w:rsidDel="00000000" w:rsidR="00000000" w:rsidRPr="00000000">
              <w:rPr>
                <w:rtl w:val="0"/>
              </w:rPr>
              <w:t xml:space="preserve">AI-U03</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D">
            <w:pPr>
              <w:spacing w:after="0" w:lineRule="auto"/>
              <w:rPr/>
            </w:pPr>
            <w:r w:rsidDel="00000000" w:rsidR="00000000" w:rsidRPr="00000000">
              <w:rPr>
                <w:rtl w:val="0"/>
              </w:rPr>
              <w:t xml:space="preserve">AI-assisted accessibility: real-time screen reader optimization, plain-language credential summaries, and voice-guided wallet navigation for low-literacy users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E">
            <w:pPr>
              <w:spacing w:line="240" w:lineRule="auto"/>
              <w:jc w:val="center"/>
              <w:rPr>
                <w:rFonts w:ascii="Outfit" w:cs="Outfit" w:eastAsia="Outfit" w:hAnsi="Outfit"/>
                <w:sz w:val="19"/>
                <w:szCs w:val="19"/>
              </w:rPr>
            </w:pPr>
            <w:ins w:author="Adam Ndegwa" w:id="28" w:date="2026-03-01T20:07:22Z">
              <w:r w:rsidDel="00000000" w:rsidR="00000000" w:rsidRPr="00000000">
                <w:rPr>
                  <w:rFonts w:ascii="Outfit" w:cs="Outfit" w:eastAsia="Outfit" w:hAnsi="Outfit"/>
                  <w:b w:val="1"/>
                  <w:bCs w:val="1"/>
                  <w:color w:val="059669"/>
                  <w:sz w:val="19"/>
                  <w:szCs w:val="19"/>
                  <w:rtl w:val="0"/>
                  <w:rPrChange w:author="Adam Ndegwa" w:id="29" w:date="2026-03-01T20:07:22Z">
                    <w:rPr>
                      <w:rFonts w:ascii="Outfit" w:cs="Outfit" w:eastAsia="Outfit" w:hAnsi="Outfit"/>
                      <w:sz w:val="19"/>
                      <w:szCs w:val="19"/>
                    </w:rPr>
                  </w:rPrChange>
                </w:rPr>
                <w:t xml:space="preserve">✓</w:t>
              </w:r>
            </w:ins>
            <w:del w:author="Adam Ndegwa" w:id="28" w:date="2026-03-01T20:07:22Z">
              <w:r w:rsidDel="00000000" w:rsidR="00000000" w:rsidRPr="00000000">
                <w:rPr>
                  <w:rFonts w:ascii="Outfit" w:cs="Outfit" w:eastAsia="Outfit" w:hAnsi="Outfit"/>
                  <w:b w:val="1"/>
                  <w:bCs w:val="1"/>
                  <w:color w:val="059669"/>
                  <w:sz w:val="19"/>
                  <w:szCs w:val="19"/>
                  <w:rtl w:val="0"/>
                  <w:rPrChange w:author="Adam Ndegwa" w:id="29" w:date="2026-03-01T20:07:22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9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0">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1">
            <w:pPr>
              <w:spacing w:after="0" w:lineRule="auto"/>
              <w:rPr/>
            </w:pPr>
            <w:r w:rsidDel="00000000" w:rsidR="00000000" w:rsidRPr="00000000">
              <w:rPr>
                <w:rtl w:val="0"/>
              </w:rPr>
              <w:t xml:space="preserve">AI-U04</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2">
            <w:pPr>
              <w:spacing w:after="0" w:lineRule="auto"/>
              <w:rPr/>
            </w:pPr>
            <w:r w:rsidDel="00000000" w:rsidR="00000000" w:rsidRPr="00000000">
              <w:rPr>
                <w:rtl w:val="0"/>
              </w:rPr>
              <w:t xml:space="preserve">Smart notification engine: AI prioritizes and contextualizes notifications (e.g., credential expiry warnings with renewal steps, verification confirmations with next actions)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3">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5">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6">
            <w:pPr>
              <w:spacing w:after="0" w:lineRule="auto"/>
              <w:rPr/>
            </w:pPr>
            <w:r w:rsidDel="00000000" w:rsidR="00000000" w:rsidRPr="00000000">
              <w:rPr>
                <w:rtl w:val="0"/>
              </w:rPr>
              <w:t xml:space="preserve">AI-U05</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7">
            <w:pPr>
              <w:spacing w:after="0" w:lineRule="auto"/>
              <w:rPr/>
            </w:pPr>
            <w:r w:rsidDel="00000000" w:rsidR="00000000" w:rsidRPr="00000000">
              <w:rPr>
                <w:rtl w:val="0"/>
              </w:rPr>
              <w:t xml:space="preserve">AI-driven fraud detection at verification: anomaly scoring on presented credentials, tamper pattern recognition, and real-time risk signals to verifiers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8">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9">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AA">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B">
            <w:pPr>
              <w:spacing w:after="0" w:lineRule="auto"/>
              <w:rPr/>
            </w:pPr>
            <w:r w:rsidDel="00000000" w:rsidR="00000000" w:rsidRPr="00000000">
              <w:rPr>
                <w:rtl w:val="0"/>
              </w:rPr>
              <w:t xml:space="preserve">AI-U06</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C">
            <w:pPr>
              <w:spacing w:after="0" w:lineRule="auto"/>
              <w:rPr/>
            </w:pPr>
            <w:r w:rsidDel="00000000" w:rsidR="00000000" w:rsidRPr="00000000">
              <w:rPr>
                <w:rtl w:val="0"/>
              </w:rPr>
              <w:t xml:space="preserve">Conversational AI assistant for holders: chatbot/voice interface for credential management, sharing guidance, and troubleshooting in local languages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D">
            <w:pPr>
              <w:spacing w:line="240" w:lineRule="auto"/>
              <w:jc w:val="center"/>
              <w:rPr>
                <w:rFonts w:ascii="Outfit" w:cs="Outfit" w:eastAsia="Outfit" w:hAnsi="Outfit"/>
                <w:sz w:val="19"/>
                <w:szCs w:val="19"/>
              </w:rPr>
            </w:pPr>
            <w:ins w:author="Adam Ndegwa" w:id="30" w:date="2026-03-01T20:06:50Z">
              <w:r w:rsidDel="00000000" w:rsidR="00000000" w:rsidRPr="00000000">
                <w:rPr>
                  <w:rFonts w:ascii="Outfit" w:cs="Outfit" w:eastAsia="Outfit" w:hAnsi="Outfit"/>
                  <w:b w:val="1"/>
                  <w:bCs w:val="1"/>
                  <w:color w:val="059669"/>
                  <w:sz w:val="19"/>
                  <w:szCs w:val="19"/>
                  <w:rtl w:val="0"/>
                  <w:rPrChange w:author="Adam Ndegwa" w:id="31" w:date="2026-03-01T20:06:50Z">
                    <w:rPr>
                      <w:rFonts w:ascii="Outfit" w:cs="Outfit" w:eastAsia="Outfit" w:hAnsi="Outfit"/>
                      <w:sz w:val="19"/>
                      <w:szCs w:val="19"/>
                    </w:rPr>
                  </w:rPrChange>
                </w:rPr>
                <w:t xml:space="preserve">✓</w:t>
              </w:r>
            </w:ins>
            <w:del w:author="Adam Ndegwa" w:id="30" w:date="2026-03-01T20:06:50Z">
              <w:r w:rsidDel="00000000" w:rsidR="00000000" w:rsidRPr="00000000">
                <w:rPr>
                  <w:rFonts w:ascii="Outfit" w:cs="Outfit" w:eastAsia="Outfit" w:hAnsi="Outfit"/>
                  <w:b w:val="1"/>
                  <w:bCs w:val="1"/>
                  <w:color w:val="059669"/>
                  <w:sz w:val="19"/>
                  <w:szCs w:val="19"/>
                  <w:rtl w:val="0"/>
                  <w:rPrChange w:author="Adam Ndegwa" w:id="31" w:date="2026-03-01T20:06:50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E">
            <w:pPr>
              <w:spacing w:line="240" w:lineRule="auto"/>
              <w:jc w:val="center"/>
              <w:rPr>
                <w:rFonts w:ascii="Outfit" w:cs="Outfit" w:eastAsia="Outfit" w:hAnsi="Outfit"/>
                <w:sz w:val="19"/>
                <w:szCs w:val="19"/>
              </w:rPr>
            </w:pPr>
            <w:ins w:author="Adam Ndegwa" w:id="32" w:date="2026-03-01T20:06:53Z">
              <w:r w:rsidDel="00000000" w:rsidR="00000000" w:rsidRPr="00000000">
                <w:rPr>
                  <w:rFonts w:ascii="Outfit" w:cs="Outfit" w:eastAsia="Outfit" w:hAnsi="Outfit"/>
                  <w:b w:val="1"/>
                  <w:bCs w:val="1"/>
                  <w:color w:val="059669"/>
                  <w:sz w:val="19"/>
                  <w:szCs w:val="19"/>
                  <w:rtl w:val="0"/>
                  <w:rPrChange w:author="Adam Ndegwa" w:id="33" w:date="2026-03-01T20:06:53Z">
                    <w:rPr>
                      <w:rFonts w:ascii="Outfit" w:cs="Outfit" w:eastAsia="Outfit" w:hAnsi="Outfit"/>
                      <w:sz w:val="19"/>
                      <w:szCs w:val="19"/>
                    </w:rPr>
                  </w:rPrChange>
                </w:rPr>
                <w:t xml:space="preserve">✓</w:t>
              </w:r>
            </w:ins>
            <w:del w:author="Adam Ndegwa" w:id="32" w:date="2026-03-01T20:06:53Z">
              <w:r w:rsidDel="00000000" w:rsidR="00000000" w:rsidRPr="00000000">
                <w:rPr>
                  <w:rFonts w:ascii="Outfit" w:cs="Outfit" w:eastAsia="Outfit" w:hAnsi="Outfit"/>
                  <w:b w:val="1"/>
                  <w:bCs w:val="1"/>
                  <w:color w:val="059669"/>
                  <w:sz w:val="19"/>
                  <w:szCs w:val="19"/>
                  <w:rtl w:val="0"/>
                  <w:rPrChange w:author="Adam Ndegwa" w:id="33" w:date="2026-03-01T20:06:53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AF">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0">
            <w:pPr>
              <w:spacing w:after="0" w:lineRule="auto"/>
              <w:rPr/>
            </w:pPr>
            <w:r w:rsidDel="00000000" w:rsidR="00000000" w:rsidRPr="00000000">
              <w:rPr>
                <w:rtl w:val="0"/>
              </w:rPr>
              <w:t xml:space="preserve">AI-U07</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1">
            <w:pPr>
              <w:spacing w:after="0" w:lineRule="auto"/>
              <w:rPr/>
            </w:pPr>
            <w:r w:rsidDel="00000000" w:rsidR="00000000" w:rsidRPr="00000000">
              <w:rPr>
                <w:rtl w:val="0"/>
              </w:rPr>
              <w:t xml:space="preserve">AI-powered credential recommendation engine: suggests relevant credentials holders may be eligible for based on their profile and existing credentials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2">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3">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B4">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5">
            <w:pPr>
              <w:spacing w:after="0" w:lineRule="auto"/>
              <w:rPr/>
            </w:pPr>
            <w:r w:rsidDel="00000000" w:rsidR="00000000" w:rsidRPr="00000000">
              <w:rPr>
                <w:rtl w:val="0"/>
              </w:rPr>
              <w:t xml:space="preserve">AI-U08</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6">
            <w:pPr>
              <w:spacing w:after="0" w:lineRule="auto"/>
              <w:rPr/>
            </w:pPr>
            <w:r w:rsidDel="00000000" w:rsidR="00000000" w:rsidRPr="00000000">
              <w:rPr>
                <w:rtl w:val="0"/>
              </w:rPr>
              <w:t xml:space="preserve">Ecosystem analytics dashboard with AI insights: adoption trends, verification success rates, issuer performance, and predictive demand modelling for DPI Owners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7">
            <w:pPr>
              <w:spacing w:line="240" w:lineRule="auto"/>
              <w:jc w:val="center"/>
              <w:rPr>
                <w:rFonts w:ascii="Outfit" w:cs="Outfit" w:eastAsia="Outfit" w:hAnsi="Outfit"/>
                <w:sz w:val="19"/>
                <w:szCs w:val="19"/>
              </w:rPr>
            </w:pPr>
            <w:r w:rsidDel="00000000" w:rsidR="00000000" w:rsidRPr="00000000">
              <w:rPr>
                <w:rFonts w:ascii="Outfit" w:cs="Outfit" w:eastAsia="Outfit" w:hAnsi="Outfit"/>
                <w:color w:val="94a3b8"/>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8">
            <w:pPr>
              <w:spacing w:line="240" w:lineRule="auto"/>
              <w:jc w:val="center"/>
              <w:rPr>
                <w:rFonts w:ascii="Outfit" w:cs="Outfit" w:eastAsia="Outfit" w:hAnsi="Outfit"/>
                <w:sz w:val="19"/>
                <w:szCs w:val="19"/>
              </w:rPr>
            </w:pPr>
            <w:ins w:author="Adam Ndegwa" w:id="34" w:date="2026-03-01T20:07:31Z">
              <w:r w:rsidDel="00000000" w:rsidR="00000000" w:rsidRPr="00000000">
                <w:rPr>
                  <w:rFonts w:ascii="Outfit" w:cs="Outfit" w:eastAsia="Outfit" w:hAnsi="Outfit"/>
                  <w:b w:val="1"/>
                  <w:bCs w:val="1"/>
                  <w:color w:val="059669"/>
                  <w:sz w:val="19"/>
                  <w:szCs w:val="19"/>
                  <w:rtl w:val="0"/>
                  <w:rPrChange w:author="Adam Ndegwa" w:id="35" w:date="2026-03-01T20:07:31Z">
                    <w:rPr>
                      <w:rFonts w:ascii="Outfit" w:cs="Outfit" w:eastAsia="Outfit" w:hAnsi="Outfit"/>
                      <w:sz w:val="19"/>
                      <w:szCs w:val="19"/>
                    </w:rPr>
                  </w:rPrChange>
                </w:rPr>
                <w:t xml:space="preserve">✓</w:t>
              </w:r>
            </w:ins>
            <w:del w:author="Adam Ndegwa" w:id="34" w:date="2026-03-01T20:07:31Z">
              <w:r w:rsidDel="00000000" w:rsidR="00000000" w:rsidRPr="00000000">
                <w:rPr>
                  <w:rFonts w:ascii="Outfit" w:cs="Outfit" w:eastAsia="Outfit" w:hAnsi="Outfit"/>
                  <w:b w:val="1"/>
                  <w:bCs w:val="1"/>
                  <w:color w:val="059669"/>
                  <w:sz w:val="19"/>
                  <w:szCs w:val="19"/>
                  <w:rtl w:val="0"/>
                  <w:rPrChange w:author="Adam Ndegwa" w:id="35" w:date="2026-03-01T20:07:31Z">
                    <w:rPr>
                      <w:rFonts w:ascii="Outfit" w:cs="Outfit" w:eastAsia="Outfit" w:hAnsi="Outfit"/>
                      <w:color w:val="94a3b8"/>
                      <w:sz w:val="19"/>
                      <w:szCs w:val="19"/>
                    </w:rPr>
                  </w:rPrChange>
                </w:rPr>
                <w:delText xml:space="preserve">—</w:delText>
              </w:r>
            </w:del>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B9">
            <w:pPr>
              <w:spacing w:line="240" w:lineRule="auto"/>
              <w:jc w:val="center"/>
              <w:rPr>
                <w:rFonts w:ascii="Outfit" w:cs="Outfit" w:eastAsia="Outfit" w:hAnsi="Outfit"/>
                <w:sz w:val="19"/>
                <w:szCs w:val="19"/>
              </w:rPr>
            </w:pPr>
            <w:r w:rsidDel="00000000" w:rsidR="00000000" w:rsidRPr="00000000">
              <w:rPr>
                <w:rFonts w:ascii="Outfit" w:cs="Outfit" w:eastAsia="Outfit" w:hAnsi="Outfit"/>
                <w:b w:val="1"/>
                <w:bCs w:val="1"/>
                <w:color w:val="059669"/>
                <w:sz w:val="19"/>
                <w:szCs w:val="19"/>
                <w:rtl w:val="0"/>
              </w:rPr>
              <w:t xml:space="preserve">✓</w:t>
            </w:r>
            <w:r w:rsidDel="00000000" w:rsidR="00000000" w:rsidRPr="00000000">
              <w:rPr>
                <w:rtl w:val="0"/>
              </w:rPr>
            </w:r>
          </w:p>
        </w:tc>
      </w:tr>
    </w:tbl>
    <w:p w:rsidR="00000000" w:rsidDel="00000000" w:rsidP="00000000" w:rsidRDefault="00000000" w:rsidRPr="00000000" w14:paraId="000002BA">
      <w:pPr>
        <w:spacing w:before="12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BB">
      <w:pPr>
        <w:pStyle w:val="Heading3"/>
        <w:keepNext w:val="0"/>
        <w:keepLines w:val="0"/>
        <w:spacing w:after="100" w:before="200" w:lineRule="auto"/>
        <w:rPr>
          <w:color w:val="1a2b45"/>
        </w:rPr>
      </w:pPr>
      <w:bookmarkStart w:colFirst="0" w:colLast="0" w:name="_4i16sg5996w1" w:id="24"/>
      <w:bookmarkEnd w:id="24"/>
      <w:r w:rsidDel="00000000" w:rsidR="00000000" w:rsidRPr="00000000">
        <w:rPr>
          <w:color w:val="06b6d4"/>
          <w:rtl w:val="0"/>
        </w:rPr>
        <w:t xml:space="preserve">9C. </w:t>
      </w:r>
      <w:r w:rsidDel="00000000" w:rsidR="00000000" w:rsidRPr="00000000">
        <w:rPr>
          <w:color w:val="1a2b45"/>
          <w:rtl w:val="0"/>
        </w:rPr>
        <w:t xml:space="preserve">AI Governance &amp; Responsible Use</w:t>
      </w:r>
    </w:p>
    <w:p w:rsidR="00000000" w:rsidDel="00000000" w:rsidP="00000000" w:rsidRDefault="00000000" w:rsidRPr="00000000" w14:paraId="000002BC">
      <w:pPr>
        <w:rPr/>
      </w:pPr>
      <w:r w:rsidDel="00000000" w:rsidR="00000000" w:rsidRPr="00000000">
        <w:rPr>
          <w:rtl w:val="0"/>
        </w:rPr>
        <w:t xml:space="preserve">All AI capabilities must adhere to the following governance principles, applicable across all tiers: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Transparency</w:t>
      </w:r>
      <w:r w:rsidDel="00000000" w:rsidR="00000000" w:rsidRPr="00000000">
        <w:rPr>
          <w:rtl w:val="0"/>
        </w:rPr>
        <w:t xml:space="preserve">. AI-generated outputs (e.g., auto-filled forms, risk scores, schema suggestions) must be clearly labelled as AI-generated. Users must be able to review and override AI recommendations before they take effect.</w:t>
      </w:r>
    </w:p>
    <w:p w:rsidR="00000000" w:rsidDel="00000000" w:rsidP="00000000" w:rsidRDefault="00000000" w:rsidRPr="00000000" w14:paraId="000002BF">
      <w:pPr>
        <w:rPr/>
      </w:pPr>
      <w:r w:rsidDel="00000000" w:rsidR="00000000" w:rsidRPr="00000000">
        <w:rPr>
          <w:b w:val="1"/>
          <w:bCs w:val="1"/>
          <w:rtl w:val="0"/>
        </w:rPr>
        <w:t xml:space="preserve">Data Sovereignty</w:t>
      </w:r>
      <w:r w:rsidDel="00000000" w:rsidR="00000000" w:rsidRPr="00000000">
        <w:rPr>
          <w:rtl w:val="0"/>
        </w:rPr>
        <w:t xml:space="preserve">. AI models must not transmit personal credential data outside the country’s designated hosting environment. Where cloud-based AI services are used, they must comply with the same data residency requirements as the credential infrastructure itself.</w:t>
      </w:r>
    </w:p>
    <w:p w:rsidR="00000000" w:rsidDel="00000000" w:rsidP="00000000" w:rsidRDefault="00000000" w:rsidRPr="00000000" w14:paraId="000002C0">
      <w:pPr>
        <w:rPr/>
      </w:pPr>
      <w:r w:rsidDel="00000000" w:rsidR="00000000" w:rsidRPr="00000000">
        <w:rPr>
          <w:b w:val="1"/>
          <w:bCs w:val="1"/>
          <w:rtl w:val="0"/>
        </w:rPr>
        <w:t xml:space="preserve">Bias &amp; Fairness</w:t>
      </w:r>
      <w:r w:rsidDel="00000000" w:rsidR="00000000" w:rsidRPr="00000000">
        <w:rPr>
          <w:rtl w:val="0"/>
        </w:rPr>
        <w:t xml:space="preserve">. AI models used in fraud detection, risk scoring, or recommendation engines must be regularly audited for bias. The SP must provide documentation of training data sources, evaluation metrics, and bias mitigation measures.</w:t>
      </w:r>
    </w:p>
    <w:p w:rsidR="00000000" w:rsidDel="00000000" w:rsidP="00000000" w:rsidRDefault="00000000" w:rsidRPr="00000000" w14:paraId="000002C1">
      <w:pPr>
        <w:rPr/>
      </w:pPr>
      <w:r w:rsidDel="00000000" w:rsidR="00000000" w:rsidRPr="00000000">
        <w:rPr>
          <w:b w:val="1"/>
          <w:bCs w:val="1"/>
          <w:rtl w:val="0"/>
        </w:rPr>
        <w:t xml:space="preserve">Human-in-the-Loop</w:t>
      </w:r>
      <w:r w:rsidDel="00000000" w:rsidR="00000000" w:rsidRPr="00000000">
        <w:rPr>
          <w:rtl w:val="0"/>
        </w:rPr>
        <w:t xml:space="preserve">. No AI system may autonomously reject, revoke, or block a credential without human review. AI outputs serve as decision-support tools, not autonomous decision-makers, particularly in verification and fraud detection workflows.</w:t>
      </w:r>
    </w:p>
    <w:p w:rsidR="00000000" w:rsidDel="00000000" w:rsidP="00000000" w:rsidRDefault="00000000" w:rsidRPr="00000000" w14:paraId="000002C2">
      <w:pPr>
        <w:rPr/>
      </w:pPr>
      <w:r w:rsidDel="00000000" w:rsidR="00000000" w:rsidRPr="00000000">
        <w:rPr>
          <w:b w:val="1"/>
          <w:bCs w:val="1"/>
          <w:rtl w:val="0"/>
        </w:rPr>
        <w:t xml:space="preserve">Open &amp; Interoperable</w:t>
      </w:r>
      <w:r w:rsidDel="00000000" w:rsidR="00000000" w:rsidRPr="00000000">
        <w:rPr>
          <w:rtl w:val="0"/>
        </w:rPr>
        <w:t xml:space="preserve">. AI components should use open standards and APIs to avoid vendor lock-in. Where proprietary models are used, the SP must provide documented fallback procedures that maintain full system functionality without the AI layer.</w:t>
      </w:r>
    </w:p>
    <w:p w:rsidR="00000000" w:rsidDel="00000000" w:rsidP="00000000" w:rsidRDefault="00000000" w:rsidRPr="00000000" w14:paraId="000002C3">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after="40" w:before="60" w:line="240" w:lineRule="auto"/>
        <w:rPr/>
      </w:pPr>
      <w:bookmarkStart w:colFirst="0" w:colLast="0" w:name="_t25nxoyd7n6x" w:id="25"/>
      <w:bookmarkEnd w:id="25"/>
      <w:r w:rsidDel="00000000" w:rsidR="00000000" w:rsidRPr="00000000">
        <w:rPr>
          <w:rtl w:val="0"/>
        </w:rPr>
        <w:t xml:space="preserve">SECTION 10</w:t>
      </w:r>
    </w:p>
    <w:p w:rsidR="00000000" w:rsidDel="00000000" w:rsidP="00000000" w:rsidRDefault="00000000" w:rsidRPr="00000000" w14:paraId="000002C5">
      <w:pPr>
        <w:pStyle w:val="Heading2"/>
        <w:keepNext w:val="0"/>
        <w:keepLines w:val="0"/>
        <w:spacing w:before="80" w:lineRule="auto"/>
        <w:rPr/>
      </w:pPr>
      <w:bookmarkStart w:colFirst="0" w:colLast="0" w:name="_3mgnigp56b9n" w:id="26"/>
      <w:bookmarkEnd w:id="26"/>
      <w:r w:rsidDel="00000000" w:rsidR="00000000" w:rsidRPr="00000000">
        <w:rPr>
          <w:rtl w:val="0"/>
        </w:rPr>
        <w:t xml:space="preserve">Timeline Overview by Package</w:t>
      </w:r>
    </w:p>
    <w:p w:rsidR="00000000" w:rsidDel="00000000" w:rsidP="00000000" w:rsidRDefault="00000000" w:rsidRPr="00000000" w14:paraId="000002C6">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Each tier follows a phased engagement model with clearly defined milestones and payment gates.</w:t>
      </w:r>
    </w:p>
    <w:p w:rsidR="00000000" w:rsidDel="00000000" w:rsidP="00000000" w:rsidRDefault="00000000" w:rsidRPr="00000000" w14:paraId="000002C8">
      <w:pPr>
        <w:spacing w:before="8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2C9">
      <w:pPr>
        <w:pStyle w:val="Heading2"/>
        <w:keepNext w:val="0"/>
        <w:keepLines w:val="0"/>
        <w:spacing w:after="100" w:before="200" w:line="240" w:lineRule="auto"/>
        <w:rPr>
          <w:rFonts w:ascii="Outfit" w:cs="Outfit" w:eastAsia="Outfit" w:hAnsi="Outfit"/>
          <w:b w:val="1"/>
          <w:bCs w:val="1"/>
          <w:color w:val="1a2b45"/>
          <w:sz w:val="28"/>
          <w:szCs w:val="28"/>
        </w:rPr>
      </w:pPr>
      <w:r w:rsidDel="00000000" w:rsidR="00000000" w:rsidRPr="00000000">
        <w:rPr>
          <w:rFonts w:ascii="Outfit" w:cs="Outfit" w:eastAsia="Outfit" w:hAnsi="Outfit"/>
          <w:b w:val="1"/>
          <w:bCs w:val="1"/>
          <w:color w:val="3b82f6"/>
          <w:sz w:val="28"/>
          <w:szCs w:val="28"/>
          <w:rtl w:val="0"/>
        </w:rPr>
        <w:t xml:space="preserve">CORE</w:t>
      </w:r>
      <w:r w:rsidDel="00000000" w:rsidR="00000000" w:rsidRPr="00000000">
        <w:rPr>
          <w:rFonts w:ascii="Outfit" w:cs="Outfit" w:eastAsia="Outfit" w:hAnsi="Outfit"/>
          <w:b w:val="1"/>
          <w:bCs w:val="1"/>
          <w:color w:val="1a2b45"/>
          <w:sz w:val="28"/>
          <w:szCs w:val="28"/>
          <w:rtl w:val="0"/>
        </w:rPr>
        <w:t xml:space="preserve"> — 16-Week Active Rollout + 10-Week Post-Rollout</w:t>
      </w:r>
    </w:p>
    <w:p w:rsidR="00000000" w:rsidDel="00000000" w:rsidP="00000000" w:rsidRDefault="00000000" w:rsidRPr="00000000" w14:paraId="000002CA">
      <w:pPr>
        <w:rPr/>
      </w:pPr>
      <w:r w:rsidDel="00000000" w:rsidR="00000000" w:rsidRPr="00000000">
        <w:rPr>
          <w:rtl w:val="0"/>
        </w:rPr>
        <w:t xml:space="preserve">Core delivers 2 end-to-end use cases (2 issuers, corresponding verifiers) with foundational VC infrastructure. The timeline is compressed relative to v2.0, reflecting reduced programmatic scope (no outreach playbook, no ecosystem expansion, no sustainability planning).</w:t>
      </w:r>
    </w:p>
    <w:tbl>
      <w:tblPr>
        <w:tblStyle w:val="Table1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303"/>
        <w:gridCol w:w="4653"/>
        <w:gridCol w:w="1303"/>
        <w:tblGridChange w:id="0">
          <w:tblGrid>
            <w:gridCol w:w="2047"/>
            <w:gridCol w:w="1303"/>
            <w:gridCol w:w="4653"/>
            <w:gridCol w:w="13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CB">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CC">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CD">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2CE">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Pay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CF">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A. 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0">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1">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Finalize tech integration, training, and outreach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2">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3">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B. Product Setup &amp; Pilot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4">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3–10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5">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Installation, integration, config; stakeholder demo (Wk 6);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6">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7">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C. Go-Live &amp; Stabilization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8">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11–14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9">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Production monitoring, immediate support, bug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A">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B">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D. Transition &amp; Basic Handover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C">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15–16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D">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SOPs, system handover, closure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DE">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DF">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E. Post-Rollout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0">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17–26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1">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L1/L2 support, cloud hosting, basic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2">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incl.</w:t>
            </w:r>
            <w:r w:rsidDel="00000000" w:rsidR="00000000" w:rsidRPr="00000000">
              <w:rPr>
                <w:rtl w:val="0"/>
              </w:rPr>
            </w:r>
          </w:p>
        </w:tc>
      </w:tr>
    </w:tbl>
    <w:p w:rsidR="00000000" w:rsidDel="00000000" w:rsidP="00000000" w:rsidRDefault="00000000" w:rsidRPr="00000000" w14:paraId="000002E3">
      <w:pPr>
        <w:spacing w:before="200" w:line="240" w:lineRule="auto"/>
        <w:rPr>
          <w:sz w:val="20"/>
          <w:szCs w:val="20"/>
        </w:rPr>
      </w:pPr>
      <w:r w:rsidDel="00000000" w:rsidR="00000000" w:rsidRPr="00000000">
        <w:rPr>
          <w:rtl w:val="0"/>
        </w:rPr>
      </w:r>
    </w:p>
    <w:p w:rsidR="00000000" w:rsidDel="00000000" w:rsidP="00000000" w:rsidRDefault="00000000" w:rsidRPr="00000000" w14:paraId="000002E4">
      <w:pPr>
        <w:spacing w:before="200" w:line="240" w:lineRule="auto"/>
        <w:rPr>
          <w:sz w:val="20"/>
          <w:szCs w:val="20"/>
        </w:rPr>
      </w:pPr>
      <w:r w:rsidDel="00000000" w:rsidR="00000000" w:rsidRPr="00000000">
        <w:rPr>
          <w:rtl w:val="0"/>
        </w:rPr>
      </w:r>
    </w:p>
    <w:p w:rsidR="00000000" w:rsidDel="00000000" w:rsidP="00000000" w:rsidRDefault="00000000" w:rsidRPr="00000000" w14:paraId="000002E5">
      <w:pPr>
        <w:pStyle w:val="Heading2"/>
        <w:keepNext w:val="0"/>
        <w:keepLines w:val="0"/>
        <w:spacing w:after="100" w:before="200" w:line="240" w:lineRule="auto"/>
        <w:rPr>
          <w:rFonts w:ascii="Outfit" w:cs="Outfit" w:eastAsia="Outfit" w:hAnsi="Outfit"/>
          <w:b w:val="1"/>
          <w:bCs w:val="1"/>
          <w:color w:val="1a2b45"/>
          <w:sz w:val="28"/>
          <w:szCs w:val="28"/>
        </w:rPr>
      </w:pPr>
      <w:r w:rsidDel="00000000" w:rsidR="00000000" w:rsidRPr="00000000">
        <w:rPr>
          <w:rFonts w:ascii="Outfit" w:cs="Outfit" w:eastAsia="Outfit" w:hAnsi="Outfit"/>
          <w:b w:val="1"/>
          <w:bCs w:val="1"/>
          <w:color w:val="8b5cf6"/>
          <w:sz w:val="28"/>
          <w:szCs w:val="28"/>
          <w:rtl w:val="0"/>
        </w:rPr>
        <w:t xml:space="preserve">PLUS</w:t>
      </w:r>
      <w:r w:rsidDel="00000000" w:rsidR="00000000" w:rsidRPr="00000000">
        <w:rPr>
          <w:rFonts w:ascii="Outfit" w:cs="Outfit" w:eastAsia="Outfit" w:hAnsi="Outfit"/>
          <w:b w:val="1"/>
          <w:bCs w:val="1"/>
          <w:color w:val="1a2b45"/>
          <w:sz w:val="28"/>
          <w:szCs w:val="28"/>
          <w:rtl w:val="0"/>
        </w:rPr>
        <w:t xml:space="preserve"> — 24-Week Active Rollout + 24-Week Post-Rollout</w:t>
      </w:r>
    </w:p>
    <w:p w:rsidR="00000000" w:rsidDel="00000000" w:rsidP="00000000" w:rsidRDefault="00000000" w:rsidRPr="00000000" w14:paraId="000002E6">
      <w:pPr>
        <w:rPr/>
      </w:pPr>
      <w:r w:rsidDel="00000000" w:rsidR="00000000" w:rsidRPr="00000000">
        <w:rPr>
          <w:rtl w:val="0"/>
        </w:rPr>
        <w:t xml:space="preserve">Plus is the closest equivalent to the current DaaS v2.0 scope. It deploys 2–5 use cases, includes the outreach playbook, ecosystem onboarding, national credentialing policy support, and L1–L2 support with 12-month cloud hosting.</w:t>
      </w:r>
    </w:p>
    <w:tbl>
      <w:tblPr>
        <w:tblStyle w:val="Table13"/>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303"/>
        <w:gridCol w:w="4653"/>
        <w:gridCol w:w="1303"/>
        <w:tblGridChange w:id="0">
          <w:tblGrid>
            <w:gridCol w:w="2047"/>
            <w:gridCol w:w="1303"/>
            <w:gridCol w:w="4653"/>
            <w:gridCol w:w="13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E7">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E8">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E9">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2EA">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Pay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B">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A. 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C">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D">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Finalize integration, training, outreach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EE">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EF">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B. Product Setup &amp;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0">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3–10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1">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Setup, pilot, stakeholder demo (Wk 6),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2">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3">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C. Execution &amp; 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4">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11–24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5">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Use-case execution, outreach, ecosystem onboarding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6">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7">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D. Transition &amp; Closure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8">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19–24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9">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SOPs, handover, policy submission, closure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2FA">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B">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E. Post-Rollout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C">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25–48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D">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L1/L2 support, cloud hosting,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2FE">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15%</w:t>
            </w:r>
            <w:r w:rsidDel="00000000" w:rsidR="00000000" w:rsidRPr="00000000">
              <w:rPr>
                <w:rtl w:val="0"/>
              </w:rPr>
            </w:r>
          </w:p>
        </w:tc>
      </w:tr>
    </w:tbl>
    <w:p w:rsidR="00000000" w:rsidDel="00000000" w:rsidP="00000000" w:rsidRDefault="00000000" w:rsidRPr="00000000" w14:paraId="000002FF">
      <w:pPr>
        <w:spacing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300">
      <w:pPr>
        <w:pStyle w:val="Heading2"/>
        <w:keepNext w:val="0"/>
        <w:keepLines w:val="0"/>
        <w:spacing w:after="100" w:before="200" w:line="240" w:lineRule="auto"/>
        <w:rPr>
          <w:rFonts w:ascii="Outfit" w:cs="Outfit" w:eastAsia="Outfit" w:hAnsi="Outfit"/>
          <w:b w:val="1"/>
          <w:bCs w:val="1"/>
          <w:color w:val="1a2b45"/>
          <w:sz w:val="28"/>
          <w:szCs w:val="28"/>
        </w:rPr>
      </w:pPr>
      <w:r w:rsidDel="00000000" w:rsidR="00000000" w:rsidRPr="00000000">
        <w:rPr>
          <w:rFonts w:ascii="Outfit" w:cs="Outfit" w:eastAsia="Outfit" w:hAnsi="Outfit"/>
          <w:b w:val="1"/>
          <w:bCs w:val="1"/>
          <w:color w:val="f59e0b"/>
          <w:sz w:val="28"/>
          <w:szCs w:val="28"/>
          <w:rtl w:val="0"/>
        </w:rPr>
        <w:t xml:space="preserve">SCALE</w:t>
      </w:r>
      <w:r w:rsidDel="00000000" w:rsidR="00000000" w:rsidRPr="00000000">
        <w:rPr>
          <w:rFonts w:ascii="Outfit" w:cs="Outfit" w:eastAsia="Outfit" w:hAnsi="Outfit"/>
          <w:b w:val="1"/>
          <w:bCs w:val="1"/>
          <w:color w:val="1a2b45"/>
          <w:sz w:val="28"/>
          <w:szCs w:val="28"/>
          <w:rtl w:val="0"/>
        </w:rPr>
        <w:t xml:space="preserve"> — </w:t>
      </w:r>
      <w:r w:rsidDel="00000000" w:rsidR="00000000" w:rsidRPr="00000000">
        <w:rPr>
          <w:color w:val="1a2b45"/>
          <w:sz w:val="28"/>
          <w:szCs w:val="28"/>
          <w:rtl w:val="0"/>
        </w:rPr>
        <w:t xml:space="preserve">24</w:t>
      </w:r>
      <w:r w:rsidDel="00000000" w:rsidR="00000000" w:rsidRPr="00000000">
        <w:rPr>
          <w:rFonts w:ascii="Outfit" w:cs="Outfit" w:eastAsia="Outfit" w:hAnsi="Outfit"/>
          <w:b w:val="1"/>
          <w:bCs w:val="1"/>
          <w:color w:val="1a2b45"/>
          <w:sz w:val="28"/>
          <w:szCs w:val="28"/>
          <w:rtl w:val="0"/>
        </w:rPr>
        <w:t xml:space="preserve">-Week Active Rollout + 24-Week Post-Rollout</w:t>
      </w:r>
    </w:p>
    <w:p w:rsidR="00000000" w:rsidDel="00000000" w:rsidP="00000000" w:rsidRDefault="00000000" w:rsidRPr="00000000" w14:paraId="00000301">
      <w:pPr>
        <w:rPr/>
      </w:pPr>
      <w:r w:rsidDel="00000000" w:rsidR="00000000" w:rsidRPr="00000000">
        <w:rPr>
          <w:rtl w:val="0"/>
        </w:rPr>
        <w:t xml:space="preserve">Scale deploys 5+ use cases within the same 24-week active window as Plus, with denser parallel workstreams. It delivers the full suite of strategic deliverables (operational/business plan, multilateral funding alignment, impact whitepaper, ecosystem mapping), and provides L1–L3 support with 12-month cloud hosting.</w:t>
      </w:r>
      <w:r w:rsidDel="00000000" w:rsidR="00000000" w:rsidRPr="00000000">
        <w:rPr>
          <w:rtl w:val="0"/>
        </w:rPr>
      </w:r>
    </w:p>
    <w:tbl>
      <w:tblPr>
        <w:tblStyle w:val="Table14"/>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303"/>
        <w:gridCol w:w="4653"/>
        <w:gridCol w:w="1303"/>
        <w:tblGridChange w:id="0">
          <w:tblGrid>
            <w:gridCol w:w="2047"/>
            <w:gridCol w:w="1303"/>
            <w:gridCol w:w="4653"/>
            <w:gridCol w:w="13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0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03">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04">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05">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Pay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06">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A. 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07">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08">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Finalize all requirements; kick off governance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09">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0A">
            <w:pPr>
              <w:spacing w:line="240" w:lineRule="auto"/>
              <w:rPr>
                <w:rFonts w:ascii="Outfit" w:cs="Outfit" w:eastAsia="Outfit" w:hAnsi="Outfit"/>
              </w:rPr>
            </w:pPr>
            <w:r w:rsidDel="00000000" w:rsidR="00000000" w:rsidRPr="00000000">
              <w:rPr>
                <w:rFonts w:ascii="Outfit" w:cs="Outfit" w:eastAsia="Outfit" w:hAnsi="Outfit"/>
                <w:b w:val="1"/>
                <w:bCs w:val="1"/>
                <w:color w:val="1e293b"/>
                <w:rtl w:val="0"/>
              </w:rPr>
              <w:t xml:space="preserve">B. Product Setup &amp;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0B">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Wk 3–10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0C">
            <w:pPr>
              <w:spacing w:line="240" w:lineRule="auto"/>
              <w:rPr>
                <w:rFonts w:ascii="Outfit" w:cs="Outfit" w:eastAsia="Outfit" w:hAnsi="Outfit"/>
              </w:rPr>
            </w:pPr>
            <w:r w:rsidDel="00000000" w:rsidR="00000000" w:rsidRPr="00000000">
              <w:rPr>
                <w:rFonts w:ascii="Outfit" w:cs="Outfit" w:eastAsia="Outfit" w:hAnsi="Outfit"/>
                <w:color w:val="1e293b"/>
                <w:rtl w:val="0"/>
              </w:rPr>
              <w:t xml:space="preserve">Full setup, integration, stakeholder demo,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0D">
            <w:pPr>
              <w:spacing w:line="240" w:lineRule="auto"/>
              <w:jc w:val="center"/>
              <w:rPr>
                <w:rFonts w:ascii="Outfit" w:cs="Outfit" w:eastAsia="Outfit" w:hAnsi="Outfit"/>
              </w:rPr>
            </w:pPr>
            <w:r w:rsidDel="00000000" w:rsidR="00000000" w:rsidRPr="00000000">
              <w:rPr>
                <w:rFonts w:ascii="Outfit" w:cs="Outfit" w:eastAsia="Outfit" w:hAnsi="Outfit"/>
                <w:b w:val="1"/>
                <w:bCs w:val="1"/>
                <w:color w:val="1e293b"/>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0E">
            <w:pPr>
              <w:rPr/>
            </w:pPr>
            <w:r w:rsidDel="00000000" w:rsidR="00000000" w:rsidRPr="00000000">
              <w:rPr>
                <w:b w:val="1"/>
                <w:bCs w:val="1"/>
                <w:rtl w:val="0"/>
              </w:rPr>
              <w:t xml:space="preserve">C. Execution &amp; Scaling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0F">
            <w:pPr>
              <w:jc w:val="center"/>
              <w:rPr/>
            </w:pPr>
            <w:r w:rsidDel="00000000" w:rsidR="00000000" w:rsidRPr="00000000">
              <w:rPr>
                <w:b w:val="1"/>
                <w:bCs w:val="1"/>
                <w:rtl w:val="0"/>
              </w:rPr>
              <w:t xml:space="preserve">Wk 11–24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10">
            <w:pPr>
              <w:rPr/>
            </w:pPr>
            <w:r w:rsidDel="00000000" w:rsidR="00000000" w:rsidRPr="00000000">
              <w:rPr>
                <w:rtl w:val="0"/>
              </w:rPr>
              <w:t xml:space="preserve">Production operations, use-case rollout, outreach</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11">
            <w:pPr>
              <w:jc w:val="center"/>
              <w:rPr/>
            </w:pPr>
            <w:r w:rsidDel="00000000" w:rsidR="00000000" w:rsidRPr="00000000">
              <w:rPr>
                <w:b w:val="1"/>
                <w:bCs w:val="1"/>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12">
            <w:pPr>
              <w:rPr/>
            </w:pPr>
            <w:r w:rsidDel="00000000" w:rsidR="00000000" w:rsidRPr="00000000">
              <w:rPr>
                <w:b w:val="1"/>
                <w:bCs w:val="1"/>
                <w:rtl w:val="0"/>
              </w:rPr>
              <w:t xml:space="preserve">D. Ecosystem, Strategy &amp; Closure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13">
            <w:pPr>
              <w:jc w:val="center"/>
              <w:rPr/>
            </w:pPr>
            <w:r w:rsidDel="00000000" w:rsidR="00000000" w:rsidRPr="00000000">
              <w:rPr>
                <w:b w:val="1"/>
                <w:bCs w:val="1"/>
                <w:rtl w:val="0"/>
              </w:rPr>
              <w:t xml:space="preserve">Wk 19–24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14">
            <w:pPr>
              <w:rPr/>
            </w:pPr>
            <w:r w:rsidDel="00000000" w:rsidR="00000000" w:rsidRPr="00000000">
              <w:rPr>
                <w:rtl w:val="0"/>
              </w:rPr>
              <w:t xml:space="preserve">Ecosystem mapping, self-service toolkit, whitepaper, business plan, SOPs, handover, national policy submission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15">
            <w:pPr>
              <w:jc w:val="center"/>
              <w:rPr/>
            </w:pPr>
            <w:r w:rsidDel="00000000" w:rsidR="00000000" w:rsidRPr="00000000">
              <w:rPr>
                <w:b w:val="1"/>
                <w:bCs w:val="1"/>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16">
            <w:pPr>
              <w:rPr/>
            </w:pPr>
            <w:r w:rsidDel="00000000" w:rsidR="00000000" w:rsidRPr="00000000">
              <w:rPr>
                <w:b w:val="1"/>
                <w:bCs w:val="1"/>
                <w:rtl w:val="0"/>
              </w:rPr>
              <w:t xml:space="preserve">E. Post-Rollout Support (L1–L3 +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17">
            <w:pPr>
              <w:jc w:val="center"/>
              <w:rPr/>
            </w:pPr>
            <w:r w:rsidDel="00000000" w:rsidR="00000000" w:rsidRPr="00000000">
              <w:rPr>
                <w:b w:val="1"/>
                <w:bCs w:val="1"/>
                <w:rtl w:val="0"/>
              </w:rPr>
              <w:t xml:space="preserve">Wk 25–48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18">
            <w:pPr>
              <w:rPr/>
            </w:pPr>
            <w:r w:rsidDel="00000000" w:rsidR="00000000" w:rsidRPr="00000000">
              <w:rPr>
                <w:rtl w:val="0"/>
              </w:rPr>
              <w:t xml:space="preserve">L1–L3 support, cloud hosting, monitoring, training completion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19">
            <w:pPr>
              <w:jc w:val="center"/>
              <w:rPr/>
            </w:pPr>
            <w:r w:rsidDel="00000000" w:rsidR="00000000" w:rsidRPr="00000000">
              <w:rPr>
                <w:b w:val="1"/>
                <w:bCs w:val="1"/>
                <w:rtl w:val="0"/>
              </w:rPr>
              <w:t xml:space="preserve">25%</w:t>
            </w:r>
            <w:r w:rsidDel="00000000" w:rsidR="00000000" w:rsidRPr="00000000">
              <w:rPr>
                <w:rtl w:val="0"/>
              </w:rPr>
            </w:r>
          </w:p>
        </w:tc>
      </w:tr>
    </w:tbl>
    <w:p w:rsidR="00000000" w:rsidDel="00000000" w:rsidP="00000000" w:rsidRDefault="00000000" w:rsidRPr="00000000" w14:paraId="0000031A">
      <w:pPr>
        <w:spacing w:line="240" w:lineRule="auto"/>
        <w:rPr>
          <w:rFonts w:ascii="Outfit" w:cs="Outfit" w:eastAsia="Outfit" w:hAnsi="Outfi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spacing w:after="40" w:before="60" w:lineRule="auto"/>
        <w:rPr/>
      </w:pPr>
      <w:bookmarkStart w:colFirst="0" w:colLast="0" w:name="_h86iciar8fg" w:id="27"/>
      <w:bookmarkEnd w:id="27"/>
      <w:r w:rsidDel="00000000" w:rsidR="00000000" w:rsidRPr="00000000">
        <w:rPr>
          <w:rtl w:val="0"/>
        </w:rPr>
        <w:t xml:space="preserve">SECTION 11</w:t>
      </w:r>
    </w:p>
    <w:p w:rsidR="00000000" w:rsidDel="00000000" w:rsidP="00000000" w:rsidRDefault="00000000" w:rsidRPr="00000000" w14:paraId="0000031C">
      <w:pPr>
        <w:pStyle w:val="Heading2"/>
        <w:keepNext w:val="0"/>
        <w:keepLines w:val="0"/>
        <w:spacing w:before="80" w:lineRule="auto"/>
        <w:rPr/>
      </w:pPr>
      <w:bookmarkStart w:colFirst="0" w:colLast="0" w:name="_xceh4y8htdob" w:id="28"/>
      <w:bookmarkEnd w:id="28"/>
      <w:r w:rsidDel="00000000" w:rsidR="00000000" w:rsidRPr="00000000">
        <w:rPr>
          <w:rtl w:val="0"/>
        </w:rPr>
        <w:t xml:space="preserve">Comparative Milestone Summary</w:t>
      </w:r>
    </w:p>
    <w:p w:rsidR="00000000" w:rsidDel="00000000" w:rsidP="00000000" w:rsidRDefault="00000000" w:rsidRPr="00000000" w14:paraId="0000031D">
      <w:pPr>
        <w:pBdr>
          <w:bottom w:color="3b82f6" w:space="1" w:sz="4" w:val="single"/>
        </w:pBdr>
        <w:spacing w:after="160" w:before="4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following table compares key milestones across all three tiers to help DPI Owners and Service Providers understand the pace and depth of each engagement.</w:t>
      </w:r>
    </w:p>
    <w:p w:rsidR="00000000" w:rsidDel="00000000" w:rsidP="00000000" w:rsidRDefault="00000000" w:rsidRPr="00000000" w14:paraId="0000031F">
      <w:pPr>
        <w:spacing w:before="60" w:line="240" w:lineRule="auto"/>
        <w:rPr>
          <w:rFonts w:ascii="Outfit" w:cs="Outfit" w:eastAsia="Outfit" w:hAnsi="Outfit"/>
          <w:sz w:val="20"/>
          <w:szCs w:val="20"/>
        </w:rPr>
      </w:pPr>
      <w:r w:rsidDel="00000000" w:rsidR="00000000" w:rsidRPr="00000000">
        <w:rPr>
          <w:rtl w:val="0"/>
        </w:rPr>
      </w:r>
    </w:p>
    <w:tbl>
      <w:tblPr>
        <w:tblStyle w:val="Table15"/>
        <w:tblW w:w="9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982"/>
        <w:gridCol w:w="1982"/>
        <w:gridCol w:w="1992"/>
        <w:tblGridChange w:id="0">
          <w:tblGrid>
            <w:gridCol w:w="3350"/>
            <w:gridCol w:w="1982"/>
            <w:gridCol w:w="1982"/>
            <w:gridCol w:w="199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20">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321">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322">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23">
            <w:pPr>
              <w:spacing w:line="240" w:lineRule="auto"/>
              <w:jc w:val="center"/>
              <w:rPr>
                <w:rFonts w:ascii="Outfit" w:cs="Outfit" w:eastAsia="Outfit" w:hAnsi="Outfit"/>
              </w:rPr>
            </w:pPr>
            <w:r w:rsidDel="00000000" w:rsidR="00000000" w:rsidRPr="00000000">
              <w:rPr>
                <w:rFonts w:ascii="Outfit" w:cs="Outfit" w:eastAsia="Outfit" w:hAnsi="Outfit"/>
                <w:b w:val="1"/>
                <w:bCs w:val="1"/>
                <w:color w:val="ffffff"/>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4">
            <w:pPr>
              <w:rPr/>
            </w:pPr>
            <w:r w:rsidDel="00000000" w:rsidR="00000000" w:rsidRPr="00000000">
              <w:rPr>
                <w:rtl w:val="0"/>
              </w:rPr>
              <w:t xml:space="preserve">Integration plan signed off</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5">
            <w:pPr>
              <w:jc w:val="center"/>
              <w:rPr/>
            </w:pPr>
            <w:r w:rsidDel="00000000" w:rsidR="00000000" w:rsidRPr="00000000">
              <w:rPr>
                <w:b w:val="1"/>
                <w:bCs w:val="1"/>
                <w:rtl w:val="0"/>
              </w:rPr>
              <w:t xml:space="preserve">Week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6">
            <w:pPr>
              <w:jc w:val="center"/>
              <w:rPr/>
            </w:pPr>
            <w:r w:rsidDel="00000000" w:rsidR="00000000" w:rsidRPr="00000000">
              <w:rPr>
                <w:b w:val="1"/>
                <w:bCs w:val="1"/>
                <w:rtl w:val="0"/>
              </w:rPr>
              <w:t xml:space="preserve">Week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7">
            <w:pPr>
              <w:jc w:val="center"/>
              <w:rPr/>
            </w:pPr>
            <w:r w:rsidDel="00000000" w:rsidR="00000000" w:rsidRPr="00000000">
              <w:rPr>
                <w:b w:val="1"/>
                <w:bCs w:val="1"/>
                <w:rtl w:val="0"/>
              </w:rPr>
              <w:t xml:space="preserve">Week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28">
            <w:pPr>
              <w:rPr/>
            </w:pPr>
            <w:r w:rsidDel="00000000" w:rsidR="00000000" w:rsidRPr="00000000">
              <w:rPr>
                <w:rtl w:val="0"/>
              </w:rPr>
              <w:t xml:space="preserve">Stakeholder demonstration</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29">
            <w:pPr>
              <w:jc w:val="center"/>
              <w:rPr/>
            </w:pPr>
            <w:r w:rsidDel="00000000" w:rsidR="00000000" w:rsidRPr="00000000">
              <w:rPr>
                <w:b w:val="1"/>
                <w:bCs w:val="1"/>
                <w:rtl w:val="0"/>
              </w:rPr>
              <w:t xml:space="preserve">Week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2A">
            <w:pPr>
              <w:jc w:val="center"/>
              <w:rPr/>
            </w:pPr>
            <w:r w:rsidDel="00000000" w:rsidR="00000000" w:rsidRPr="00000000">
              <w:rPr>
                <w:b w:val="1"/>
                <w:bCs w:val="1"/>
                <w:rtl w:val="0"/>
              </w:rPr>
              <w:t xml:space="preserve">Week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2B">
            <w:pPr>
              <w:jc w:val="center"/>
              <w:rPr/>
            </w:pPr>
            <w:r w:rsidDel="00000000" w:rsidR="00000000" w:rsidRPr="00000000">
              <w:rPr>
                <w:b w:val="1"/>
                <w:bCs w:val="1"/>
                <w:rtl w:val="0"/>
              </w:rPr>
              <w:t xml:space="preserve">Week 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C">
            <w:pPr>
              <w:rPr/>
            </w:pPr>
            <w:r w:rsidDel="00000000" w:rsidR="00000000" w:rsidRPr="00000000">
              <w:rPr>
                <w:rtl w:val="0"/>
              </w:rPr>
              <w:t xml:space="preserve">First use cases live in production</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D">
            <w:pPr>
              <w:jc w:val="center"/>
              <w:rPr/>
            </w:pPr>
            <w:r w:rsidDel="00000000" w:rsidR="00000000" w:rsidRPr="00000000">
              <w:rPr>
                <w:b w:val="1"/>
                <w:bCs w:val="1"/>
                <w:rtl w:val="0"/>
              </w:rPr>
              <w:t xml:space="preserve">Week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E">
            <w:pPr>
              <w:jc w:val="center"/>
              <w:rPr/>
            </w:pPr>
            <w:r w:rsidDel="00000000" w:rsidR="00000000" w:rsidRPr="00000000">
              <w:rPr>
                <w:b w:val="1"/>
                <w:bCs w:val="1"/>
                <w:rtl w:val="0"/>
              </w:rPr>
              <w:t xml:space="preserve">Week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2F">
            <w:pPr>
              <w:jc w:val="center"/>
              <w:rPr/>
            </w:pPr>
            <w:r w:rsidDel="00000000" w:rsidR="00000000" w:rsidRPr="00000000">
              <w:rPr>
                <w:b w:val="1"/>
                <w:bCs w:val="1"/>
                <w:rtl w:val="0"/>
              </w:rPr>
              <w:t xml:space="preserve">Week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0">
            <w:pPr>
              <w:rPr/>
            </w:pPr>
            <w:r w:rsidDel="00000000" w:rsidR="00000000" w:rsidRPr="00000000">
              <w:rPr>
                <w:rtl w:val="0"/>
              </w:rPr>
              <w:t xml:space="preserve">Outreach playbook published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1">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2">
            <w:pPr>
              <w:jc w:val="center"/>
              <w:rPr/>
            </w:pPr>
            <w:r w:rsidDel="00000000" w:rsidR="00000000" w:rsidRPr="00000000">
              <w:rPr>
                <w:b w:val="1"/>
                <w:bCs w:val="1"/>
                <w:rtl w:val="0"/>
              </w:rPr>
              <w:t xml:space="preserve">Week 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3">
            <w:pPr>
              <w:jc w:val="center"/>
              <w:rPr/>
            </w:pPr>
            <w:r w:rsidDel="00000000" w:rsidR="00000000" w:rsidRPr="00000000">
              <w:rPr>
                <w:b w:val="1"/>
                <w:bCs w:val="1"/>
                <w:rtl w:val="0"/>
              </w:rPr>
              <w:t xml:space="preserve">Week 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4">
            <w:pPr>
              <w:rPr/>
            </w:pPr>
            <w:r w:rsidDel="00000000" w:rsidR="00000000" w:rsidRPr="00000000">
              <w:rPr>
                <w:rtl w:val="0"/>
              </w:rPr>
              <w:t xml:space="preserve">Additional use cases onboarded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5">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6">
            <w:pPr>
              <w:jc w:val="center"/>
              <w:rPr/>
            </w:pPr>
            <w:r w:rsidDel="00000000" w:rsidR="00000000" w:rsidRPr="00000000">
              <w:rPr>
                <w:b w:val="1"/>
                <w:bCs w:val="1"/>
                <w:rtl w:val="0"/>
              </w:rPr>
              <w:t xml:space="preserve">Week 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7">
            <w:pPr>
              <w:jc w:val="center"/>
              <w:rPr/>
            </w:pPr>
            <w:r w:rsidDel="00000000" w:rsidR="00000000" w:rsidRPr="00000000">
              <w:rPr>
                <w:b w:val="1"/>
                <w:bCs w:val="1"/>
                <w:rtl w:val="0"/>
              </w:rPr>
              <w:t xml:space="preserve">Week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8">
            <w:pPr>
              <w:rPr/>
            </w:pPr>
            <w:r w:rsidDel="00000000" w:rsidR="00000000" w:rsidRPr="00000000">
              <w:rPr>
                <w:rtl w:val="0"/>
              </w:rPr>
              <w:t xml:space="preserve">Self-service onboarding toolkit live</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9">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A">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3B">
            <w:pPr>
              <w:jc w:val="center"/>
              <w:rPr/>
            </w:pPr>
            <w:r w:rsidDel="00000000" w:rsidR="00000000" w:rsidRPr="00000000">
              <w:rPr>
                <w:b w:val="1"/>
                <w:bCs w:val="1"/>
                <w:rtl w:val="0"/>
              </w:rPr>
              <w:t xml:space="preserve">Week 22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C">
            <w:pPr>
              <w:rPr/>
            </w:pPr>
            <w:r w:rsidDel="00000000" w:rsidR="00000000" w:rsidRPr="00000000">
              <w:rPr>
                <w:rtl w:val="0"/>
              </w:rPr>
              <w:t xml:space="preserve">VAPT completed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D">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E">
            <w:pPr>
              <w:jc w:val="center"/>
              <w:rPr/>
            </w:pPr>
            <w:r w:rsidDel="00000000" w:rsidR="00000000" w:rsidRPr="00000000">
              <w:rPr>
                <w:b w:val="1"/>
                <w:bCs w:val="1"/>
                <w:rtl w:val="0"/>
              </w:rPr>
              <w:t xml:space="preserve">Week 30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3F">
            <w:pPr>
              <w:jc w:val="center"/>
              <w:rPr/>
            </w:pPr>
            <w:r w:rsidDel="00000000" w:rsidR="00000000" w:rsidRPr="00000000">
              <w:rPr>
                <w:b w:val="1"/>
                <w:bCs w:val="1"/>
                <w:rtl w:val="0"/>
              </w:rPr>
              <w:t xml:space="preserve">Week 22 (full)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0">
            <w:pPr>
              <w:rPr/>
            </w:pPr>
            <w:r w:rsidDel="00000000" w:rsidR="00000000" w:rsidRPr="00000000">
              <w:rPr>
                <w:rtl w:val="0"/>
              </w:rPr>
              <w:t xml:space="preserve">Impact whitepaper published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1">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2">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3">
            <w:pPr>
              <w:jc w:val="center"/>
              <w:rPr/>
            </w:pPr>
            <w:r w:rsidDel="00000000" w:rsidR="00000000" w:rsidRPr="00000000">
              <w:rPr>
                <w:b w:val="1"/>
                <w:bCs w:val="1"/>
                <w:rtl w:val="0"/>
              </w:rPr>
              <w:t xml:space="preserve">Week 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4">
            <w:pPr>
              <w:rPr/>
            </w:pPr>
            <w:r w:rsidDel="00000000" w:rsidR="00000000" w:rsidRPr="00000000">
              <w:rPr>
                <w:rtl w:val="0"/>
              </w:rPr>
              <w:t xml:space="preserve">Operational/business plan delivered</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5">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6">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7">
            <w:pPr>
              <w:jc w:val="center"/>
              <w:rPr/>
            </w:pPr>
            <w:r w:rsidDel="00000000" w:rsidR="00000000" w:rsidRPr="00000000">
              <w:rPr>
                <w:b w:val="1"/>
                <w:bCs w:val="1"/>
                <w:rtl w:val="0"/>
              </w:rPr>
              <w:t xml:space="preserve">Week 22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8">
            <w:pPr>
              <w:rPr/>
            </w:pPr>
            <w:r w:rsidDel="00000000" w:rsidR="00000000" w:rsidRPr="00000000">
              <w:rPr>
                <w:rtl w:val="0"/>
              </w:rPr>
              <w:t xml:space="preserve">National credentialing policy submitted</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9">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A">
            <w:pPr>
              <w:jc w:val="center"/>
              <w:rPr/>
            </w:pPr>
            <w:r w:rsidDel="00000000" w:rsidR="00000000" w:rsidRPr="00000000">
              <w:rPr>
                <w:b w:val="1"/>
                <w:bCs w:val="1"/>
                <w:rtl w:val="0"/>
              </w:rPr>
              <w:t xml:space="preserve">Week 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4B">
            <w:pPr>
              <w:jc w:val="center"/>
              <w:rPr/>
            </w:pPr>
            <w:r w:rsidDel="00000000" w:rsidR="00000000" w:rsidRPr="00000000">
              <w:rPr>
                <w:b w:val="1"/>
                <w:bCs w:val="1"/>
                <w:rtl w:val="0"/>
              </w:rPr>
              <w:t xml:space="preserve">Week 23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C">
            <w:pPr>
              <w:rPr/>
            </w:pPr>
            <w:r w:rsidDel="00000000" w:rsidR="00000000" w:rsidRPr="00000000">
              <w:rPr>
                <w:rtl w:val="0"/>
              </w:rPr>
              <w:t xml:space="preserve">SOPs finalized &amp; system handed over</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D">
            <w:pPr>
              <w:jc w:val="center"/>
              <w:rPr/>
            </w:pPr>
            <w:r w:rsidDel="00000000" w:rsidR="00000000" w:rsidRPr="00000000">
              <w:rPr>
                <w:b w:val="1"/>
                <w:bCs w:val="1"/>
                <w:rtl w:val="0"/>
              </w:rPr>
              <w:t xml:space="preserve">Week 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E">
            <w:pPr>
              <w:jc w:val="center"/>
              <w:rPr/>
            </w:pPr>
            <w:r w:rsidDel="00000000" w:rsidR="00000000" w:rsidRPr="00000000">
              <w:rPr>
                <w:b w:val="1"/>
                <w:bCs w:val="1"/>
                <w:rtl w:val="0"/>
              </w:rPr>
              <w:t xml:space="preserve">Week 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4F">
            <w:pPr>
              <w:jc w:val="center"/>
              <w:rPr/>
            </w:pPr>
            <w:r w:rsidDel="00000000" w:rsidR="00000000" w:rsidRPr="00000000">
              <w:rPr>
                <w:b w:val="1"/>
                <w:bCs w:val="1"/>
                <w:rtl w:val="0"/>
              </w:rPr>
              <w:t xml:space="preserve">Week 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0">
            <w:pPr>
              <w:rPr/>
            </w:pPr>
            <w:r w:rsidDel="00000000" w:rsidR="00000000" w:rsidRPr="00000000">
              <w:rPr>
                <w:rtl w:val="0"/>
              </w:rPr>
              <w:t xml:space="preserve">L3 support ends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1">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2">
            <w:pPr>
              <w:jc w:val="center"/>
              <w:rPr/>
            </w:pPr>
            <w:r w:rsidDel="00000000" w:rsidR="00000000" w:rsidRPr="00000000">
              <w:rPr>
                <w:b w:val="1"/>
                <w:bCs w:val="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3">
            <w:pPr>
              <w:jc w:val="center"/>
              <w:rPr/>
            </w:pPr>
            <w:r w:rsidDel="00000000" w:rsidR="00000000" w:rsidRPr="00000000">
              <w:rPr>
                <w:b w:val="1"/>
                <w:bCs w:val="1"/>
                <w:rtl w:val="0"/>
              </w:rPr>
              <w:t xml:space="preserve">Week 48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54">
            <w:pPr>
              <w:rPr/>
            </w:pPr>
            <w:r w:rsidDel="00000000" w:rsidR="00000000" w:rsidRPr="00000000">
              <w:rPr>
                <w:rtl w:val="0"/>
              </w:rPr>
              <w:t xml:space="preserve">Cloud hosting ends</w:t>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55">
            <w:pPr>
              <w:jc w:val="center"/>
              <w:rPr/>
            </w:pPr>
            <w:r w:rsidDel="00000000" w:rsidR="00000000" w:rsidRPr="00000000">
              <w:rPr>
                <w:b w:val="1"/>
                <w:bCs w:val="1"/>
                <w:rtl w:val="0"/>
              </w:rPr>
              <w:t xml:space="preserve">Month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56">
            <w:pPr>
              <w:jc w:val="center"/>
              <w:rPr/>
            </w:pPr>
            <w:r w:rsidDel="00000000" w:rsidR="00000000" w:rsidRPr="00000000">
              <w:rPr>
                <w:b w:val="1"/>
                <w:bCs w:val="1"/>
                <w:rtl w:val="0"/>
              </w:rPr>
              <w:t xml:space="preserve">Month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50.0" w:type="dxa"/>
              <w:left w:w="80.0" w:type="dxa"/>
              <w:bottom w:w="50.0" w:type="dxa"/>
              <w:right w:w="80.0" w:type="dxa"/>
            </w:tcMar>
            <w:vAlign w:val="center"/>
          </w:tcPr>
          <w:p w:rsidR="00000000" w:rsidDel="00000000" w:rsidP="00000000" w:rsidRDefault="00000000" w:rsidRPr="00000000" w14:paraId="00000357">
            <w:pPr>
              <w:jc w:val="center"/>
              <w:rPr/>
            </w:pPr>
            <w:r w:rsidDel="00000000" w:rsidR="00000000" w:rsidRPr="00000000">
              <w:rPr>
                <w:b w:val="1"/>
                <w:bCs w:val="1"/>
                <w:rtl w:val="0"/>
              </w:rPr>
              <w:t xml:space="preserve">Month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8">
            <w:pPr>
              <w:rPr/>
            </w:pPr>
            <w:r w:rsidDel="00000000" w:rsidR="00000000" w:rsidRPr="00000000">
              <w:rPr>
                <w:rtl w:val="0"/>
              </w:rPr>
              <w:t xml:space="preserve">Total engagement concludes</w:t>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9">
            <w:pPr>
              <w:jc w:val="center"/>
              <w:rPr/>
            </w:pPr>
            <w:r w:rsidDel="00000000" w:rsidR="00000000" w:rsidRPr="00000000">
              <w:rPr>
                <w:b w:val="1"/>
                <w:bCs w:val="1"/>
                <w:rtl w:val="0"/>
              </w:rPr>
              <w:t xml:space="preserve">Week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A">
            <w:pPr>
              <w:jc w:val="center"/>
              <w:rPr/>
            </w:pPr>
            <w:r w:rsidDel="00000000" w:rsidR="00000000" w:rsidRPr="00000000">
              <w:rPr>
                <w:b w:val="1"/>
                <w:bCs w:val="1"/>
                <w:rtl w:val="0"/>
              </w:rPr>
              <w:t xml:space="preserve">Week 48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0.0" w:type="dxa"/>
              <w:left w:w="80.0" w:type="dxa"/>
              <w:bottom w:w="50.0" w:type="dxa"/>
              <w:right w:w="80.0" w:type="dxa"/>
            </w:tcMar>
            <w:vAlign w:val="center"/>
          </w:tcPr>
          <w:p w:rsidR="00000000" w:rsidDel="00000000" w:rsidP="00000000" w:rsidRDefault="00000000" w:rsidRPr="00000000" w14:paraId="0000035B">
            <w:pPr>
              <w:jc w:val="center"/>
              <w:rPr/>
            </w:pPr>
            <w:r w:rsidDel="00000000" w:rsidR="00000000" w:rsidRPr="00000000">
              <w:rPr>
                <w:b w:val="1"/>
                <w:bCs w:val="1"/>
                <w:rtl w:val="0"/>
              </w:rPr>
              <w:t xml:space="preserve">Week 48</w:t>
            </w:r>
            <w:r w:rsidDel="00000000" w:rsidR="00000000" w:rsidRPr="00000000">
              <w:rPr>
                <w:rtl w:val="0"/>
              </w:rPr>
            </w:r>
          </w:p>
        </w:tc>
      </w:tr>
    </w:tbl>
    <w:p w:rsidR="00000000" w:rsidDel="00000000" w:rsidP="00000000" w:rsidRDefault="00000000" w:rsidRPr="00000000" w14:paraId="0000035C">
      <w:pPr>
        <w:spacing w:before="120" w:line="240" w:lineRule="auto"/>
        <w:rPr>
          <w:rFonts w:ascii="Outfit" w:cs="Outfit" w:eastAsia="Outfit" w:hAnsi="Outfit"/>
          <w:sz w:val="20"/>
          <w:szCs w:val="20"/>
        </w:rPr>
      </w:pPr>
      <w:r w:rsidDel="00000000" w:rsidR="00000000" w:rsidRPr="00000000">
        <w:rPr>
          <w:rtl w:val="0"/>
        </w:rPr>
      </w:r>
    </w:p>
    <w:p w:rsidR="00000000" w:rsidDel="00000000" w:rsidP="00000000" w:rsidRDefault="00000000" w:rsidRPr="00000000" w14:paraId="0000035D">
      <w:pPr>
        <w:spacing w:after="120" w:line="240" w:lineRule="auto"/>
        <w:jc w:val="both"/>
        <w:rPr>
          <w:rFonts w:ascii="Outfit" w:cs="Outfit" w:eastAsia="Outfit" w:hAnsi="Outfit"/>
        </w:rPr>
      </w:pPr>
      <w:r w:rsidDel="00000000" w:rsidR="00000000" w:rsidRPr="00000000">
        <w:rPr>
          <w:rFonts w:ascii="Outfit" w:cs="Outfit" w:eastAsia="Outfit" w:hAnsi="Outfit"/>
          <w:i w:val="1"/>
          <w:iCs w:val="1"/>
          <w:color w:val="64748b"/>
          <w:rtl w:val="0"/>
        </w:rPr>
        <w:t xml:space="preserve">Note: This timeline is a working proposal. Phase durations and milestone dates should be validated against country-specific conditions (e.g., issuer readiness, data availability, policy environment) during the Planning &amp; Design phase of each engagement.</w:t>
      </w:r>
      <w:r w:rsidDel="00000000" w:rsidR="00000000" w:rsidRPr="00000000">
        <w:rPr>
          <w:rtl w:val="0"/>
        </w:rPr>
      </w:r>
    </w:p>
    <w:p w:rsidR="00000000" w:rsidDel="00000000" w:rsidP="00000000" w:rsidRDefault="00000000" w:rsidRPr="00000000" w14:paraId="0000035E">
      <w:pPr>
        <w:spacing w:line="240" w:lineRule="auto"/>
        <w:rPr>
          <w:sz w:val="20"/>
          <w:szCs w:val="20"/>
        </w:rPr>
      </w:pPr>
      <w:r w:rsidDel="00000000" w:rsidR="00000000" w:rsidRPr="00000000">
        <w:rPr>
          <w:rtl w:val="0"/>
        </w:rPr>
      </w:r>
    </w:p>
    <w:p w:rsidR="00000000" w:rsidDel="00000000" w:rsidP="00000000" w:rsidRDefault="00000000" w:rsidRPr="00000000" w14:paraId="0000035F">
      <w:pPr>
        <w:spacing w:line="240" w:lineRule="auto"/>
        <w:rPr>
          <w:sz w:val="20"/>
          <w:szCs w:val="20"/>
        </w:rPr>
      </w:pPr>
      <w:r w:rsidDel="00000000" w:rsidR="00000000" w:rsidRPr="00000000">
        <w:rPr>
          <w:rtl w:val="0"/>
        </w:rPr>
      </w:r>
    </w:p>
    <w:p w:rsidR="00000000" w:rsidDel="00000000" w:rsidP="00000000" w:rsidRDefault="00000000" w:rsidRPr="00000000" w14:paraId="00000360">
      <w:pPr>
        <w:pStyle w:val="Heading1"/>
        <w:spacing w:after="40" w:before="60" w:lineRule="auto"/>
        <w:rPr/>
      </w:pPr>
      <w:bookmarkStart w:colFirst="0" w:colLast="0" w:name="_9qik1cjho64x" w:id="29"/>
      <w:bookmarkEnd w:id="29"/>
      <w:r w:rsidDel="00000000" w:rsidR="00000000" w:rsidRPr="00000000">
        <w:rPr>
          <w:rtl w:val="0"/>
        </w:rPr>
        <w:t xml:space="preserve">SECTION 12</w:t>
      </w:r>
    </w:p>
    <w:p w:rsidR="00000000" w:rsidDel="00000000" w:rsidP="00000000" w:rsidRDefault="00000000" w:rsidRPr="00000000" w14:paraId="00000361">
      <w:pPr>
        <w:pStyle w:val="Heading2"/>
        <w:keepNext w:val="0"/>
        <w:keepLines w:val="0"/>
        <w:rPr/>
      </w:pPr>
      <w:r w:rsidDel="00000000" w:rsidR="00000000" w:rsidRPr="00000000">
        <w:rPr>
          <w:rtl w:val="0"/>
        </w:rPr>
        <w:t xml:space="preserve">Costing Framework — Cost Categories</w:t>
      </w:r>
    </w:p>
    <w:p w:rsidR="00000000" w:rsidDel="00000000" w:rsidP="00000000" w:rsidRDefault="00000000" w:rsidRPr="00000000" w14:paraId="00000362">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This section establishes a standardised, repeatable costing framework for the three DaaS tiered packages. Costs are organised into five primary categories plus an AI placeholder, each traceable to requirements in the tiered model.</w:t>
      </w:r>
    </w:p>
    <w:tbl>
      <w:tblPr>
        <w:tblStyle w:val="Table16"/>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600"/>
        <w:gridCol w:w="2000"/>
        <w:gridCol w:w="4260"/>
        <w:gridCol w:w="2446"/>
        <w:tblGridChange w:id="0">
          <w:tblGrid>
            <w:gridCol w:w="600"/>
            <w:gridCol w:w="2000"/>
            <w:gridCol w:w="4260"/>
            <w:gridCol w:w="244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64">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65">
            <w:pPr>
              <w:jc w:val="center"/>
              <w:rPr/>
            </w:pPr>
            <w:r w:rsidDel="00000000" w:rsidR="00000000" w:rsidRPr="00000000">
              <w:rPr>
                <w:b w:val="1"/>
                <w:bCs w:val="1"/>
                <w:color w:val="ffffff"/>
                <w:sz w:val="21"/>
                <w:szCs w:val="21"/>
                <w:rtl w:val="0"/>
              </w:rPr>
              <w:t xml:space="preserve">Cost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66">
            <w:pPr>
              <w:jc w:val="center"/>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67">
            <w:pPr>
              <w:jc w:val="center"/>
              <w:rPr/>
            </w:pPr>
            <w:r w:rsidDel="00000000" w:rsidR="00000000" w:rsidRPr="00000000">
              <w:rPr>
                <w:b w:val="1"/>
                <w:bCs w:val="1"/>
                <w:color w:val="ffffff"/>
                <w:sz w:val="21"/>
                <w:szCs w:val="21"/>
                <w:rtl w:val="0"/>
              </w:rPr>
              <w:t xml:space="preserve">Primary Drivers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8">
            <w:pPr>
              <w:rPr/>
            </w:pPr>
            <w:r w:rsidDel="00000000" w:rsidR="00000000" w:rsidRPr="00000000">
              <w:rPr>
                <w:b w:val="1"/>
                <w:bCs w:val="1"/>
                <w:sz w:val="21"/>
                <w:szCs w:val="21"/>
                <w:rtl w:val="0"/>
              </w:rPr>
              <w:t xml:space="preserve">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9">
            <w:pPr>
              <w:jc w:val="center"/>
              <w:rPr/>
            </w:pPr>
            <w:r w:rsidDel="00000000" w:rsidR="00000000" w:rsidRPr="00000000">
              <w:rPr>
                <w:sz w:val="21"/>
                <w:szCs w:val="21"/>
                <w:rtl w:val="0"/>
              </w:rPr>
              <w:t xml:space="preserve">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A">
            <w:pPr>
              <w:jc w:val="center"/>
              <w:rPr/>
            </w:pPr>
            <w:r w:rsidDel="00000000" w:rsidR="00000000" w:rsidRPr="00000000">
              <w:rPr>
                <w:sz w:val="21"/>
                <w:szCs w:val="21"/>
                <w:rtl w:val="0"/>
              </w:rPr>
              <w:t xml:space="preserve">Professional fees for all roles: program management, technical development, operations and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6B">
            <w:pPr>
              <w:jc w:val="center"/>
              <w:rPr/>
            </w:pPr>
            <w:r w:rsidDel="00000000" w:rsidR="00000000" w:rsidRPr="00000000">
              <w:rPr>
                <w:sz w:val="21"/>
                <w:szCs w:val="21"/>
                <w:rtl w:val="0"/>
              </w:rPr>
              <w:t xml:space="preserve">Roles, person-hours, local vs. remote, tier 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C">
            <w:pPr>
              <w:rPr/>
            </w:pPr>
            <w:r w:rsidDel="00000000" w:rsidR="00000000" w:rsidRPr="00000000">
              <w:rPr>
                <w:b w:val="1"/>
                <w:bCs w:val="1"/>
                <w:sz w:val="21"/>
                <w:szCs w:val="21"/>
                <w:rtl w:val="0"/>
              </w:rPr>
              <w:t xml:space="preserve">II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D">
            <w:pPr>
              <w:jc w:val="center"/>
              <w:rPr/>
            </w:pPr>
            <w:r w:rsidDel="00000000" w:rsidR="00000000" w:rsidRPr="00000000">
              <w:rPr>
                <w:sz w:val="21"/>
                <w:szCs w:val="21"/>
                <w:rtl w:val="0"/>
              </w:rPr>
              <w:t xml:space="preserve">Travel &amp; Logistics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E">
            <w:pPr>
              <w:jc w:val="center"/>
              <w:rPr/>
            </w:pPr>
            <w:r w:rsidDel="00000000" w:rsidR="00000000" w:rsidRPr="00000000">
              <w:rPr>
                <w:sz w:val="21"/>
                <w:szCs w:val="21"/>
                <w:rtl w:val="0"/>
              </w:rPr>
              <w:t xml:space="preserve">International and domestic travel: flights, visas, vaccinations, insurance, hotel stays, per diem.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6F">
            <w:pPr>
              <w:jc w:val="center"/>
              <w:rPr/>
            </w:pPr>
            <w:r w:rsidDel="00000000" w:rsidR="00000000" w:rsidRPr="00000000">
              <w:rPr>
                <w:sz w:val="21"/>
                <w:szCs w:val="21"/>
                <w:rtl w:val="0"/>
              </w:rPr>
              <w:t xml:space="preserve">Country location, number of visits, stay 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0">
            <w:pPr>
              <w:rPr/>
            </w:pPr>
            <w:r w:rsidDel="00000000" w:rsidR="00000000" w:rsidRPr="00000000">
              <w:rPr>
                <w:b w:val="1"/>
                <w:bCs w:val="1"/>
                <w:sz w:val="21"/>
                <w:szCs w:val="21"/>
                <w:rtl w:val="0"/>
              </w:rPr>
              <w:t xml:space="preserve">III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1">
            <w:pPr>
              <w:jc w:val="center"/>
              <w:rPr/>
            </w:pPr>
            <w:r w:rsidDel="00000000" w:rsidR="00000000" w:rsidRPr="00000000">
              <w:rPr>
                <w:sz w:val="21"/>
                <w:szCs w:val="21"/>
                <w:rtl w:val="0"/>
              </w:rPr>
              <w:t xml:space="preserve">Infrastructure &amp;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2">
            <w:pPr>
              <w:jc w:val="center"/>
              <w:rPr/>
            </w:pPr>
            <w:r w:rsidDel="00000000" w:rsidR="00000000" w:rsidRPr="00000000">
              <w:rPr>
                <w:sz w:val="21"/>
                <w:szCs w:val="21"/>
                <w:rtl w:val="0"/>
              </w:rPr>
              <w:t xml:space="preserve">Cloud hosting for staging and production environments including compute, storage, networking, monitoring,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3">
            <w:pPr>
              <w:jc w:val="center"/>
              <w:rPr/>
            </w:pPr>
            <w:r w:rsidDel="00000000" w:rsidR="00000000" w:rsidRPr="00000000">
              <w:rPr>
                <w:sz w:val="21"/>
                <w:szCs w:val="21"/>
                <w:rtl w:val="0"/>
              </w:rPr>
              <w:t xml:space="preserve">Cloud provider, hosting duration, data residency, on-prem vs. cloud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4">
            <w:pPr>
              <w:rPr/>
            </w:pPr>
            <w:r w:rsidDel="00000000" w:rsidR="00000000" w:rsidRPr="00000000">
              <w:rPr>
                <w:b w:val="1"/>
                <w:bCs w:val="1"/>
                <w:sz w:val="21"/>
                <w:szCs w:val="21"/>
                <w:rtl w:val="0"/>
              </w:rPr>
              <w:t xml:space="preserve">IV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5">
            <w:pPr>
              <w:jc w:val="center"/>
              <w:rPr/>
            </w:pPr>
            <w:r w:rsidDel="00000000" w:rsidR="00000000" w:rsidRPr="00000000">
              <w:rPr>
                <w:sz w:val="21"/>
                <w:szCs w:val="21"/>
                <w:rtl w:val="0"/>
              </w:rPr>
              <w:t xml:space="preserve">Tooling &amp;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6">
            <w:pPr>
              <w:jc w:val="center"/>
              <w:rPr/>
            </w:pPr>
            <w:r w:rsidDel="00000000" w:rsidR="00000000" w:rsidRPr="00000000">
              <w:rPr>
                <w:sz w:val="21"/>
                <w:szCs w:val="21"/>
                <w:rtl w:val="0"/>
              </w:rPr>
              <w:t xml:space="preserve">Third-party software licences, ISV product fees, DevOps tooling, monitoring, notification gateways, testing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7">
            <w:pPr>
              <w:jc w:val="center"/>
              <w:rPr/>
            </w:pPr>
            <w:r w:rsidDel="00000000" w:rsidR="00000000" w:rsidRPr="00000000">
              <w:rPr>
                <w:sz w:val="21"/>
                <w:szCs w:val="21"/>
                <w:rtl w:val="0"/>
              </w:rPr>
              <w:t xml:space="preserve">ISV solution choice, notification volumes, testing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8">
            <w:pPr>
              <w:rPr/>
            </w:pPr>
            <w:r w:rsidDel="00000000" w:rsidR="00000000" w:rsidRPr="00000000">
              <w:rPr>
                <w:b w:val="1"/>
                <w:bCs w:val="1"/>
                <w:sz w:val="21"/>
                <w:szCs w:val="21"/>
                <w:rtl w:val="0"/>
              </w:rPr>
              <w:t xml:space="preserv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9">
            <w:pPr>
              <w:jc w:val="center"/>
              <w:rPr/>
            </w:pPr>
            <w:r w:rsidDel="00000000" w:rsidR="00000000" w:rsidRPr="00000000">
              <w:rPr>
                <w:sz w:val="21"/>
                <w:szCs w:val="21"/>
                <w:rtl w:val="0"/>
              </w:rPr>
              <w:t xml:space="preserve">Contingency / Flex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A">
            <w:pPr>
              <w:jc w:val="center"/>
              <w:rPr/>
            </w:pPr>
            <w:r w:rsidDel="00000000" w:rsidR="00000000" w:rsidRPr="00000000">
              <w:rPr>
                <w:sz w:val="21"/>
                <w:szCs w:val="21"/>
                <w:rtl w:val="0"/>
              </w:rPr>
              <w:t xml:space="preserve">A percentage buffer on People Cost (Category I) to absorb scope variation, unplanned integration complexity, or country-specific customisation.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7B">
            <w:pPr>
              <w:jc w:val="center"/>
              <w:rPr/>
            </w:pPr>
            <w:r w:rsidDel="00000000" w:rsidR="00000000" w:rsidRPr="00000000">
              <w:rPr>
                <w:sz w:val="21"/>
                <w:szCs w:val="21"/>
                <w:rtl w:val="0"/>
              </w:rPr>
              <w:t xml:space="preserve">Risk profile, SP experience, scope certainty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C">
            <w:pPr>
              <w:rPr/>
            </w:pPr>
            <w:r w:rsidDel="00000000" w:rsidR="00000000" w:rsidRPr="00000000">
              <w:rPr>
                <w:b w:val="1"/>
                <w:bCs w:val="1"/>
                <w:sz w:val="21"/>
                <w:szCs w:val="21"/>
                <w:rtl w:val="0"/>
              </w:rPr>
              <w:t xml:space="preserve">VI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D">
            <w:pPr>
              <w:jc w:val="center"/>
              <w:rPr/>
            </w:pPr>
            <w:r w:rsidDel="00000000" w:rsidR="00000000" w:rsidRPr="00000000">
              <w:rPr>
                <w:sz w:val="21"/>
                <w:szCs w:val="21"/>
                <w:rtl w:val="0"/>
              </w:rPr>
              <w:t xml:space="preserve">AI Integration (Placeholder)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E">
            <w:pPr>
              <w:jc w:val="center"/>
              <w:rPr/>
            </w:pPr>
            <w:r w:rsidDel="00000000" w:rsidR="00000000" w:rsidRPr="00000000">
              <w:rPr>
                <w:sz w:val="21"/>
                <w:szCs w:val="21"/>
                <w:rtl w:val="0"/>
              </w:rPr>
              <w:t xml:space="preserve">Costs for AI capabilities (Section 09, AI-B and AI-U series). Scoped separately per country based on AI readiness assessment.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7F">
            <w:pPr>
              <w:jc w:val="center"/>
              <w:rPr/>
            </w:pPr>
            <w:r w:rsidDel="00000000" w:rsidR="00000000" w:rsidRPr="00000000">
              <w:rPr>
                <w:sz w:val="21"/>
                <w:szCs w:val="21"/>
                <w:rtl w:val="0"/>
              </w:rPr>
              <w:t xml:space="preserve">AI maturity, data sovereignty, model hosting, local AI/ML partners</w:t>
            </w:r>
            <w:r w:rsidDel="00000000" w:rsidR="00000000" w:rsidRPr="00000000">
              <w:rPr>
                <w:rtl w:val="0"/>
              </w:rPr>
            </w:r>
          </w:p>
        </w:tc>
      </w:tr>
    </w:tbl>
    <w:p w:rsidR="00000000" w:rsidDel="00000000" w:rsidP="00000000" w:rsidRDefault="00000000" w:rsidRPr="00000000" w14:paraId="00000380">
      <w:pPr>
        <w:spacing w:before="60" w:lineRule="auto"/>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Categories I through IV constitute the base engagement cost. Category V is applied as a percentage of Category I (People Cost), consistent with established DaaS engagement precedents. Category VI is excluded from the base cost and must be scoped, assessed, and priced independently for each country.</w:t>
      </w:r>
    </w:p>
    <w:p w:rsidR="00000000" w:rsidDel="00000000" w:rsidP="00000000" w:rsidRDefault="00000000" w:rsidRPr="00000000" w14:paraId="00000382">
      <w:pPr>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spacing w:after="40" w:before="60" w:lineRule="auto"/>
        <w:rPr/>
      </w:pPr>
      <w:bookmarkStart w:colFirst="0" w:colLast="0" w:name="_o2adxytguw4z" w:id="30"/>
      <w:bookmarkEnd w:id="30"/>
      <w:r w:rsidDel="00000000" w:rsidR="00000000" w:rsidRPr="00000000">
        <w:rPr>
          <w:rtl w:val="0"/>
        </w:rPr>
        <w:t xml:space="preserve">SECTION 13</w:t>
      </w:r>
    </w:p>
    <w:p w:rsidR="00000000" w:rsidDel="00000000" w:rsidP="00000000" w:rsidRDefault="00000000" w:rsidRPr="00000000" w14:paraId="00000384">
      <w:pPr>
        <w:pStyle w:val="Heading2"/>
        <w:keepNext w:val="0"/>
        <w:keepLines w:val="0"/>
        <w:rPr/>
      </w:pPr>
      <w:commentRangeStart w:id="17"/>
      <w:r w:rsidDel="00000000" w:rsidR="00000000" w:rsidRPr="00000000">
        <w:rPr>
          <w:rtl w:val="0"/>
        </w:rPr>
        <w:t xml:space="preserve">Role Definitions &amp; Staffing Model</w:t>
      </w:r>
    </w:p>
    <w:p w:rsidR="00000000" w:rsidDel="00000000" w:rsidP="00000000" w:rsidRDefault="00000000" w:rsidRPr="00000000" w14:paraId="00000385">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 staffing model defines the roles, location types, and effort levels required for each tier. Roles are grouped into three streams: Program Management, Technical Development, and Technical Operations.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87">
      <w:pPr>
        <w:pStyle w:val="Heading3"/>
        <w:rPr/>
      </w:pPr>
      <w:r w:rsidDel="00000000" w:rsidR="00000000" w:rsidRPr="00000000">
        <w:rPr>
          <w:rtl w:val="0"/>
        </w:rPr>
        <w:t xml:space="preserve">13A. Role Definitions</w:t>
      </w:r>
    </w:p>
    <w:tbl>
      <w:tblPr>
        <w:tblStyle w:val="Table17"/>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500"/>
        <w:gridCol w:w="2200"/>
        <w:gridCol w:w="1200"/>
        <w:gridCol w:w="5406"/>
        <w:tblGridChange w:id="0">
          <w:tblGrid>
            <w:gridCol w:w="500"/>
            <w:gridCol w:w="2200"/>
            <w:gridCol w:w="1200"/>
            <w:gridCol w:w="540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88">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89">
            <w:pPr>
              <w:jc w:val="center"/>
              <w:rPr/>
            </w:pPr>
            <w:r w:rsidDel="00000000" w:rsidR="00000000" w:rsidRPr="00000000">
              <w:rPr>
                <w:b w:val="1"/>
                <w:bCs w:val="1"/>
                <w:color w:val="ffffff"/>
                <w:sz w:val="21"/>
                <w:szCs w:val="21"/>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8A">
            <w:pPr>
              <w:jc w:val="center"/>
              <w:rPr/>
            </w:pPr>
            <w:r w:rsidDel="00000000" w:rsidR="00000000" w:rsidRPr="00000000">
              <w:rPr>
                <w:b w:val="1"/>
                <w:bCs w:val="1"/>
                <w:color w:val="ffffff"/>
                <w:sz w:val="21"/>
                <w:szCs w:val="21"/>
                <w:rtl w:val="0"/>
              </w:rPr>
              <w:t xml:space="preserve">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8B">
            <w:pPr>
              <w:jc w:val="center"/>
              <w:rPr/>
            </w:pPr>
            <w:r w:rsidDel="00000000" w:rsidR="00000000" w:rsidRPr="00000000">
              <w:rPr>
                <w:b w:val="1"/>
                <w:bCs w:val="1"/>
                <w:color w:val="ffffff"/>
                <w:sz w:val="21"/>
                <w:szCs w:val="21"/>
                <w:rtl w:val="0"/>
              </w:rPr>
              <w:t xml:space="preserve">Responsibilities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C">
            <w:pPr>
              <w:rPr/>
            </w:pPr>
            <w:r w:rsidDel="00000000" w:rsidR="00000000" w:rsidRPr="00000000">
              <w:rPr>
                <w:b w:val="1"/>
                <w:bCs w:val="1"/>
                <w:sz w:val="21"/>
                <w:szCs w:val="21"/>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D">
            <w:pPr>
              <w:jc w:val="center"/>
              <w:rPr/>
            </w:pPr>
            <w:r w:rsidDel="00000000" w:rsidR="00000000" w:rsidRPr="00000000">
              <w:rPr>
                <w:sz w:val="21"/>
                <w:szCs w:val="21"/>
                <w:rtl w:val="0"/>
              </w:rPr>
              <w:t xml:space="preserve">Program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E">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8F">
            <w:pPr>
              <w:jc w:val="center"/>
              <w:rPr/>
            </w:pPr>
            <w:r w:rsidDel="00000000" w:rsidR="00000000" w:rsidRPr="00000000">
              <w:rPr>
                <w:sz w:val="21"/>
                <w:szCs w:val="21"/>
                <w:rtl w:val="0"/>
              </w:rPr>
              <w:t xml:space="preserve">Accountable for overall rollout implementation against KPIs. Stakeholder alignment and progress reporting.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0">
            <w:pPr>
              <w:rPr/>
            </w:pPr>
            <w:r w:rsidDel="00000000" w:rsidR="00000000" w:rsidRPr="00000000">
              <w:rPr>
                <w:b w:val="1"/>
                <w:bCs w:val="1"/>
                <w:sz w:val="21"/>
                <w:szCs w:val="21"/>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1">
            <w:pPr>
              <w:jc w:val="center"/>
              <w:rPr/>
            </w:pPr>
            <w:r w:rsidDel="00000000" w:rsidR="00000000" w:rsidRPr="00000000">
              <w:rPr>
                <w:sz w:val="21"/>
                <w:szCs w:val="21"/>
                <w:rtl w:val="0"/>
              </w:rPr>
              <w:t xml:space="preserve">Adoption Advocacy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2">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3">
            <w:pPr>
              <w:jc w:val="center"/>
              <w:rPr/>
            </w:pPr>
            <w:r w:rsidDel="00000000" w:rsidR="00000000" w:rsidRPr="00000000">
              <w:rPr>
                <w:sz w:val="21"/>
                <w:szCs w:val="21"/>
                <w:rtl w:val="0"/>
              </w:rPr>
              <w:t xml:space="preserve">Drives end-user adoption and cross-pollination of credentialing across ministries and departments.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4">
            <w:pPr>
              <w:rPr/>
            </w:pPr>
            <w:r w:rsidDel="00000000" w:rsidR="00000000" w:rsidRPr="00000000">
              <w:rPr>
                <w:b w:val="1"/>
                <w:bCs w:val="1"/>
                <w:sz w:val="21"/>
                <w:szCs w:val="21"/>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5">
            <w:pPr>
              <w:jc w:val="center"/>
              <w:rPr/>
            </w:pPr>
            <w:r w:rsidDel="00000000" w:rsidR="00000000" w:rsidRPr="00000000">
              <w:rPr>
                <w:sz w:val="21"/>
                <w:szCs w:val="21"/>
                <w:rtl w:val="0"/>
              </w:rPr>
              <w:t xml:space="preserve">Technical Project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6">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7">
            <w:pPr>
              <w:jc w:val="center"/>
              <w:rPr/>
            </w:pPr>
            <w:r w:rsidDel="00000000" w:rsidR="00000000" w:rsidRPr="00000000">
              <w:rPr>
                <w:sz w:val="21"/>
                <w:szCs w:val="21"/>
                <w:rtl w:val="0"/>
              </w:rPr>
              <w:t xml:space="preserve">Planning, reporting, and execution of installation, configuration, and extension of the credentialing stack.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8">
            <w:pPr>
              <w:rPr/>
            </w:pPr>
            <w:r w:rsidDel="00000000" w:rsidR="00000000" w:rsidRPr="00000000">
              <w:rPr>
                <w:b w:val="1"/>
                <w:bCs w:val="1"/>
                <w:sz w:val="21"/>
                <w:szCs w:val="21"/>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9">
            <w:pPr>
              <w:jc w:val="center"/>
              <w:rPr/>
            </w:pPr>
            <w:r w:rsidDel="00000000" w:rsidR="00000000" w:rsidRPr="00000000">
              <w:rPr>
                <w:sz w:val="21"/>
                <w:szCs w:val="21"/>
                <w:rtl w:val="0"/>
              </w:rPr>
              <w:t xml:space="preserve">Technical Architect /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A">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9B">
            <w:pPr>
              <w:jc w:val="center"/>
              <w:rPr/>
            </w:pPr>
            <w:r w:rsidDel="00000000" w:rsidR="00000000" w:rsidRPr="00000000">
              <w:rPr>
                <w:sz w:val="21"/>
                <w:szCs w:val="21"/>
                <w:rtl w:val="0"/>
              </w:rPr>
              <w:t xml:space="preserve">Leads design and execution of installation, configuration, integration, and extension. Mentors the technical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C">
            <w:pPr>
              <w:rPr/>
            </w:pPr>
            <w:r w:rsidDel="00000000" w:rsidR="00000000" w:rsidRPr="00000000">
              <w:rPr>
                <w:b w:val="1"/>
                <w:bCs w:val="1"/>
                <w:sz w:val="21"/>
                <w:szCs w:val="21"/>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D">
            <w:pPr>
              <w:jc w:val="center"/>
              <w:rPr/>
            </w:pPr>
            <w:r w:rsidDel="00000000" w:rsidR="00000000" w:rsidRPr="00000000">
              <w:rPr>
                <w:sz w:val="21"/>
                <w:szCs w:val="21"/>
                <w:rtl w:val="0"/>
              </w:rPr>
              <w:t xml:space="preserve">Business Analyst /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E">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9F">
            <w:pPr>
              <w:jc w:val="center"/>
              <w:rPr/>
            </w:pPr>
            <w:r w:rsidDel="00000000" w:rsidR="00000000" w:rsidRPr="00000000">
              <w:rPr>
                <w:sz w:val="21"/>
                <w:szCs w:val="21"/>
                <w:rtl w:val="0"/>
              </w:rPr>
              <w:t xml:space="preserve">Captures country-specific requirements. Creates training plans, documentation, and functional training sessions.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0">
            <w:pPr>
              <w:rPr/>
            </w:pPr>
            <w:r w:rsidDel="00000000" w:rsidR="00000000" w:rsidRPr="00000000">
              <w:rPr>
                <w:b w:val="1"/>
                <w:bCs w:val="1"/>
                <w:sz w:val="21"/>
                <w:szCs w:val="21"/>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1">
            <w:pPr>
              <w:jc w:val="center"/>
              <w:rPr/>
            </w:pPr>
            <w:r w:rsidDel="00000000" w:rsidR="00000000" w:rsidRPr="00000000">
              <w:rPr>
                <w:sz w:val="21"/>
                <w:szCs w:val="21"/>
                <w:rtl w:val="0"/>
              </w:rPr>
              <w:t xml:space="preserve">Outreach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2">
            <w:pPr>
              <w:jc w:val="center"/>
              <w:rPr/>
            </w:pPr>
            <w:r w:rsidDel="00000000" w:rsidR="00000000" w:rsidRPr="00000000">
              <w:rPr>
                <w:sz w:val="21"/>
                <w:szCs w:val="21"/>
                <w:rtl w:val="0"/>
              </w:rPr>
              <w:t xml:space="preserve">Program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3">
            <w:pPr>
              <w:jc w:val="center"/>
              <w:rPr/>
            </w:pPr>
            <w:r w:rsidDel="00000000" w:rsidR="00000000" w:rsidRPr="00000000">
              <w:rPr>
                <w:sz w:val="21"/>
                <w:szCs w:val="21"/>
                <w:rtl w:val="0"/>
              </w:rPr>
              <w:t xml:space="preserve">Creates and executes the outreach plan for the rollout in coordination with the DPI Owner.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4">
            <w:pPr>
              <w:rPr/>
            </w:pPr>
            <w:r w:rsidDel="00000000" w:rsidR="00000000" w:rsidRPr="00000000">
              <w:rPr>
                <w:b w:val="1"/>
                <w:bCs w:val="1"/>
                <w:sz w:val="21"/>
                <w:szCs w:val="21"/>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5">
            <w:pPr>
              <w:jc w:val="center"/>
              <w:rPr/>
            </w:pPr>
            <w:r w:rsidDel="00000000" w:rsidR="00000000" w:rsidRPr="00000000">
              <w:rPr>
                <w:sz w:val="21"/>
                <w:szCs w:val="21"/>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6">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7">
            <w:pPr>
              <w:jc w:val="center"/>
              <w:rPr/>
            </w:pPr>
            <w:r w:rsidDel="00000000" w:rsidR="00000000" w:rsidRPr="00000000">
              <w:rPr>
                <w:sz w:val="21"/>
                <w:szCs w:val="21"/>
                <w:rtl w:val="0"/>
              </w:rPr>
              <w:t xml:space="preserve">Installation of the credentialing stack on-prem or cloud. Manages NOC/SOC per SLAs.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8">
            <w:pPr>
              <w:rPr/>
            </w:pPr>
            <w:r w:rsidDel="00000000" w:rsidR="00000000" w:rsidRPr="00000000">
              <w:rPr>
                <w:b w:val="1"/>
                <w:bCs w:val="1"/>
                <w:sz w:val="21"/>
                <w:szCs w:val="21"/>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9">
            <w:pPr>
              <w:jc w:val="center"/>
              <w:rPr/>
            </w:pPr>
            <w:r w:rsidDel="00000000" w:rsidR="00000000" w:rsidRPr="00000000">
              <w:rPr>
                <w:sz w:val="21"/>
                <w:szCs w:val="21"/>
                <w:rtl w:val="0"/>
              </w:rPr>
              <w:t xml:space="preserve">Full Stack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A">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AB">
            <w:pPr>
              <w:jc w:val="center"/>
              <w:rPr/>
            </w:pPr>
            <w:r w:rsidDel="00000000" w:rsidR="00000000" w:rsidRPr="00000000">
              <w:rPr>
                <w:sz w:val="21"/>
                <w:szCs w:val="21"/>
                <w:rtl w:val="0"/>
              </w:rPr>
              <w:t xml:space="preserve">Designs, configures, and extends the stack per requirements. Addresses bugs/issues per SLAs.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C">
            <w:pPr>
              <w:rPr/>
            </w:pPr>
            <w:r w:rsidDel="00000000" w:rsidR="00000000" w:rsidRPr="00000000">
              <w:rPr>
                <w:b w:val="1"/>
                <w:bCs w:val="1"/>
                <w:sz w:val="21"/>
                <w:szCs w:val="21"/>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D">
            <w:pPr>
              <w:jc w:val="center"/>
              <w:rPr/>
            </w:pPr>
            <w:r w:rsidDel="00000000" w:rsidR="00000000" w:rsidRPr="00000000">
              <w:rPr>
                <w:sz w:val="21"/>
                <w:szCs w:val="21"/>
                <w:rtl w:val="0"/>
              </w:rPr>
              <w:t xml:space="preserve">QA / Tester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E">
            <w:pPr>
              <w:jc w:val="center"/>
              <w:rPr/>
            </w:pPr>
            <w:r w:rsidDel="00000000" w:rsidR="00000000" w:rsidRPr="00000000">
              <w:rPr>
                <w:sz w:val="21"/>
                <w:szCs w:val="21"/>
                <w:rtl w:val="0"/>
              </w:rPr>
              <w:t xml:space="preserve">Tech – 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AF">
            <w:pPr>
              <w:jc w:val="center"/>
              <w:rPr/>
            </w:pPr>
            <w:r w:rsidDel="00000000" w:rsidR="00000000" w:rsidRPr="00000000">
              <w:rPr>
                <w:sz w:val="21"/>
                <w:szCs w:val="21"/>
                <w:rtl w:val="0"/>
              </w:rPr>
              <w:t xml:space="preserve">Writes test cases, tests, and certifies the product for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0">
            <w:pPr>
              <w:rPr/>
            </w:pPr>
            <w:r w:rsidDel="00000000" w:rsidR="00000000" w:rsidRPr="00000000">
              <w:rPr>
                <w:b w:val="1"/>
                <w:bCs w:val="1"/>
                <w:sz w:val="21"/>
                <w:szCs w:val="21"/>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1">
            <w:pPr>
              <w:jc w:val="center"/>
              <w:rPr/>
            </w:pPr>
            <w:r w:rsidDel="00000000" w:rsidR="00000000" w:rsidRPr="00000000">
              <w:rPr>
                <w:sz w:val="21"/>
                <w:szCs w:val="21"/>
                <w:rtl w:val="0"/>
              </w:rPr>
              <w:t xml:space="preserve">Service Delivery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2">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3">
            <w:pPr>
              <w:jc w:val="center"/>
              <w:rPr/>
            </w:pPr>
            <w:r w:rsidDel="00000000" w:rsidR="00000000" w:rsidRPr="00000000">
              <w:rPr>
                <w:sz w:val="21"/>
                <w:szCs w:val="21"/>
                <w:rtl w:val="0"/>
              </w:rPr>
              <w:t xml:space="preserve">Technical lead for support and DevOps teams. Reports operational health and adoption metrics.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4">
            <w:pPr>
              <w:rPr/>
            </w:pPr>
            <w:r w:rsidDel="00000000" w:rsidR="00000000" w:rsidRPr="00000000">
              <w:rPr>
                <w:b w:val="1"/>
                <w:bCs w:val="1"/>
                <w:sz w:val="21"/>
                <w:szCs w:val="21"/>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5">
            <w:pPr>
              <w:jc w:val="center"/>
              <w:rPr/>
            </w:pPr>
            <w:r w:rsidDel="00000000" w:rsidR="00000000" w:rsidRPr="00000000">
              <w:rPr>
                <w:sz w:val="21"/>
                <w:szCs w:val="21"/>
                <w:rtl w:val="0"/>
              </w:rPr>
              <w:t xml:space="preserve">L1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6">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7">
            <w:pPr>
              <w:jc w:val="center"/>
              <w:rPr/>
            </w:pPr>
            <w:r w:rsidDel="00000000" w:rsidR="00000000" w:rsidRPr="00000000">
              <w:rPr>
                <w:sz w:val="21"/>
                <w:szCs w:val="21"/>
                <w:rtl w:val="0"/>
              </w:rPr>
              <w:t xml:space="preserve">Initial triage, classification of issues, providing workarounds within SLAs.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8">
            <w:pPr>
              <w:rPr/>
            </w:pPr>
            <w:r w:rsidDel="00000000" w:rsidR="00000000" w:rsidRPr="00000000">
              <w:rPr>
                <w:b w:val="1"/>
                <w:bCs w:val="1"/>
                <w:sz w:val="21"/>
                <w:szCs w:val="21"/>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9">
            <w:pPr>
              <w:jc w:val="center"/>
              <w:rPr/>
            </w:pPr>
            <w:r w:rsidDel="00000000" w:rsidR="00000000" w:rsidRPr="00000000">
              <w:rPr>
                <w:sz w:val="21"/>
                <w:szCs w:val="21"/>
                <w:rtl w:val="0"/>
              </w:rPr>
              <w:t xml:space="preserve">L2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A">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BB">
            <w:pPr>
              <w:jc w:val="center"/>
              <w:rPr/>
            </w:pPr>
            <w:r w:rsidDel="00000000" w:rsidR="00000000" w:rsidRPr="00000000">
              <w:rPr>
                <w:sz w:val="21"/>
                <w:szCs w:val="21"/>
                <w:rtl w:val="0"/>
              </w:rPr>
              <w:t xml:space="preserve">Root cause analysis, impact assessment, bug fixes within SLAs. Contributes fixes back to DPG.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C">
            <w:pPr>
              <w:rPr/>
            </w:pPr>
            <w:r w:rsidDel="00000000" w:rsidR="00000000" w:rsidRPr="00000000">
              <w:rPr>
                <w:b w:val="1"/>
                <w:bCs w:val="1"/>
                <w:sz w:val="21"/>
                <w:szCs w:val="21"/>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D">
            <w:pPr>
              <w:jc w:val="center"/>
              <w:rPr/>
            </w:pPr>
            <w:r w:rsidDel="00000000" w:rsidR="00000000" w:rsidRPr="00000000">
              <w:rPr>
                <w:sz w:val="21"/>
                <w:szCs w:val="21"/>
                <w:rtl w:val="0"/>
              </w:rPr>
              <w:t xml:space="preserve">L3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E">
            <w:pPr>
              <w:jc w:val="center"/>
              <w:rPr/>
            </w:pPr>
            <w:r w:rsidDel="00000000" w:rsidR="00000000" w:rsidRPr="00000000">
              <w:rPr>
                <w:sz w:val="21"/>
                <w:szCs w:val="21"/>
                <w:rtl w:val="0"/>
              </w:rPr>
              <w:t xml:space="preserve">Tech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BF">
            <w:pPr>
              <w:jc w:val="center"/>
              <w:rPr/>
            </w:pPr>
            <w:r w:rsidDel="00000000" w:rsidR="00000000" w:rsidRPr="00000000">
              <w:rPr>
                <w:sz w:val="21"/>
                <w:szCs w:val="21"/>
                <w:rtl w:val="0"/>
              </w:rPr>
              <w:t xml:space="preserve">Enhances and fixes DPG core code. Implements new use cases. Contributes back to DPG.</w:t>
            </w:r>
            <w:r w:rsidDel="00000000" w:rsidR="00000000" w:rsidRPr="00000000">
              <w:rPr>
                <w:rtl w:val="0"/>
              </w:rPr>
            </w:r>
          </w:p>
        </w:tc>
      </w:tr>
    </w:tbl>
    <w:p w:rsidR="00000000" w:rsidDel="00000000" w:rsidP="00000000" w:rsidRDefault="00000000" w:rsidRPr="00000000" w14:paraId="000003C0">
      <w:pPr>
        <w:spacing w:before="60" w:lineRule="auto"/>
        <w:rPr/>
      </w:pPr>
      <w:r w:rsidDel="00000000" w:rsidR="00000000" w:rsidRPr="00000000">
        <w:rPr>
          <w:rtl w:val="0"/>
        </w:rPr>
      </w:r>
    </w:p>
    <w:p w:rsidR="00000000" w:rsidDel="00000000" w:rsidP="00000000" w:rsidRDefault="00000000" w:rsidRPr="00000000" w14:paraId="000003C1">
      <w:pPr>
        <w:pStyle w:val="Heading3"/>
        <w:rPr/>
      </w:pPr>
      <w:r w:rsidDel="00000000" w:rsidR="00000000" w:rsidRPr="00000000">
        <w:rPr>
          <w:rtl w:val="0"/>
        </w:rPr>
        <w:t xml:space="preserve">13B. Indicative Staffing Per Tier</w:t>
      </w:r>
    </w:p>
    <w:p w:rsidR="00000000" w:rsidDel="00000000" w:rsidP="00000000" w:rsidRDefault="00000000" w:rsidRPr="00000000" w14:paraId="000003C2">
      <w:pPr>
        <w:rPr/>
      </w:pPr>
      <w:r w:rsidDel="00000000" w:rsidR="00000000" w:rsidRPr="00000000">
        <w:rPr>
          <w:rtl w:val="0"/>
        </w:rPr>
        <w:t xml:space="preserve">FT = Full Time (40 hrs/wk). Percentage figures indicate part-time allocation. “—” indicates the role is not included in that tier.</w:t>
      </w:r>
    </w:p>
    <w:tbl>
      <w:tblPr>
        <w:tblStyle w:val="Table18"/>
        <w:tblW w:w="9450.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100"/>
        <w:gridCol w:w="1005"/>
        <w:gridCol w:w="1575"/>
        <w:gridCol w:w="1635"/>
        <w:gridCol w:w="1620"/>
        <w:gridCol w:w="1515"/>
        <w:tblGridChange w:id="0">
          <w:tblGrid>
            <w:gridCol w:w="2100"/>
            <w:gridCol w:w="1005"/>
            <w:gridCol w:w="1575"/>
            <w:gridCol w:w="1635"/>
            <w:gridCol w:w="1620"/>
            <w:gridCol w:w="151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C3">
            <w:pPr>
              <w:jc w:val="center"/>
              <w:rPr/>
            </w:pPr>
            <w:r w:rsidDel="00000000" w:rsidR="00000000" w:rsidRPr="00000000">
              <w:rPr>
                <w:b w:val="1"/>
                <w:bCs w:val="1"/>
                <w:color w:val="ffffff"/>
                <w:sz w:val="21"/>
                <w:szCs w:val="21"/>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C4">
            <w:pPr>
              <w:jc w:val="center"/>
              <w:rPr/>
            </w:pPr>
            <w:r w:rsidDel="00000000" w:rsidR="00000000" w:rsidRPr="00000000">
              <w:rPr>
                <w:b w:val="1"/>
                <w:bCs w:val="1"/>
                <w:color w:val="ffffff"/>
                <w:sz w:val="21"/>
                <w:szCs w:val="21"/>
                <w:rtl w:val="0"/>
              </w:rPr>
              <w:t xml:space="preserve">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3C5">
            <w:pPr>
              <w:jc w:val="center"/>
              <w:rPr/>
            </w:pPr>
            <w:r w:rsidDel="00000000" w:rsidR="00000000" w:rsidRPr="00000000">
              <w:rPr>
                <w:b w:val="1"/>
                <w:bCs w:val="1"/>
                <w:color w:val="ffffff"/>
                <w:sz w:val="21"/>
                <w:szCs w:val="21"/>
                <w:rtl w:val="0"/>
              </w:rPr>
              <w:t xml:space="preserve">Core (16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3C6">
            <w:pPr>
              <w:jc w:val="center"/>
              <w:rPr/>
            </w:pPr>
            <w:r w:rsidDel="00000000" w:rsidR="00000000" w:rsidRPr="00000000">
              <w:rPr>
                <w:b w:val="1"/>
                <w:bCs w:val="1"/>
                <w:color w:val="ffffff"/>
                <w:sz w:val="21"/>
                <w:szCs w:val="21"/>
                <w:rtl w:val="0"/>
              </w:rPr>
              <w:t xml:space="preserve">Plus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3C7">
            <w:pPr>
              <w:jc w:val="center"/>
              <w:rPr/>
            </w:pPr>
            <w:r w:rsidDel="00000000" w:rsidR="00000000" w:rsidRPr="00000000">
              <w:rPr>
                <w:b w:val="1"/>
                <w:bCs w:val="1"/>
                <w:color w:val="ffffff"/>
                <w:sz w:val="21"/>
                <w:szCs w:val="21"/>
                <w:rtl w:val="0"/>
              </w:rPr>
              <w:t xml:space="preserve">Scale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3C8">
            <w:pPr>
              <w:jc w:val="center"/>
              <w:rPr/>
            </w:pPr>
            <w:r w:rsidDel="00000000" w:rsidR="00000000" w:rsidRPr="00000000">
              <w:rPr>
                <w:b w:val="1"/>
                <w:bCs w:val="1"/>
                <w:color w:val="ffffff"/>
                <w:sz w:val="21"/>
                <w:szCs w:val="21"/>
                <w:rtl w:val="0"/>
              </w:rPr>
              <w:t xml:space="preserve">Stream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9">
            <w:pPr>
              <w:rPr/>
            </w:pPr>
            <w:r w:rsidDel="00000000" w:rsidR="00000000" w:rsidRPr="00000000">
              <w:rPr>
                <w:b w:val="1"/>
                <w:bCs w:val="1"/>
                <w:sz w:val="21"/>
                <w:szCs w:val="21"/>
                <w:rtl w:val="0"/>
              </w:rPr>
              <w:t xml:space="preserve">Program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A">
            <w:pPr>
              <w:jc w:val="center"/>
              <w:rPr/>
            </w:pPr>
            <w:commentRangeStart w:id="18"/>
            <w:r w:rsidDel="00000000" w:rsidR="00000000" w:rsidRPr="00000000">
              <w:rPr>
                <w:sz w:val="21"/>
                <w:szCs w:val="21"/>
                <w:rtl w:val="0"/>
              </w:rPr>
              <w:t xml:space="preserve">Local</w:t>
            </w:r>
            <w:commentRangeEnd w:id="18"/>
            <w:r w:rsidDel="00000000" w:rsidR="00000000" w:rsidRPr="00000000">
              <w:commentReference w:id="18"/>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B">
            <w:pPr>
              <w:jc w:val="center"/>
              <w:rPr/>
            </w:pPr>
            <w:r w:rsidDel="00000000" w:rsidR="00000000" w:rsidRPr="00000000">
              <w:rPr>
                <w:sz w:val="21"/>
                <w:szCs w:val="21"/>
                <w:rtl w:val="0"/>
              </w:rPr>
              <w:t xml:space="preserve">12 wk FT + 4 wk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C">
            <w:pPr>
              <w:jc w:val="center"/>
              <w:rPr/>
            </w:pPr>
            <w:r w:rsidDel="00000000" w:rsidR="00000000" w:rsidRPr="00000000">
              <w:rPr>
                <w:sz w:val="21"/>
                <w:szCs w:val="21"/>
                <w:rtl w:val="0"/>
              </w:rPr>
              <w:t xml:space="preserve">12 wk FT + 12 wk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D">
            <w:pPr>
              <w:jc w:val="center"/>
              <w:rPr/>
            </w:pPr>
            <w:r w:rsidDel="00000000" w:rsidR="00000000" w:rsidRPr="00000000">
              <w:rPr>
                <w:sz w:val="21"/>
                <w:szCs w:val="21"/>
                <w:rtl w:val="0"/>
              </w:rPr>
              <w:t xml:space="preserve">16 wk FT + 8 wk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CE">
            <w:pPr>
              <w:jc w:val="center"/>
              <w:rPr/>
            </w:pPr>
            <w:r w:rsidDel="00000000" w:rsidR="00000000" w:rsidRPr="00000000">
              <w:rPr>
                <w:sz w:val="21"/>
                <w:szCs w:val="21"/>
                <w:rtl w:val="0"/>
              </w:rPr>
              <w:t xml:space="preserve">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CF">
            <w:pPr>
              <w:rPr/>
            </w:pPr>
            <w:commentRangeStart w:id="19"/>
            <w:r w:rsidDel="00000000" w:rsidR="00000000" w:rsidRPr="00000000">
              <w:rPr>
                <w:b w:val="1"/>
                <w:bCs w:val="1"/>
                <w:sz w:val="21"/>
                <w:szCs w:val="21"/>
                <w:rtl w:val="0"/>
              </w:rPr>
              <w:t xml:space="preserve">Adoption Advocacy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0">
            <w:pPr>
              <w:jc w:val="center"/>
              <w:rPr/>
            </w:pPr>
            <w:commentRangeEnd w:id="19"/>
            <w:r w:rsidDel="00000000" w:rsidR="00000000" w:rsidRPr="00000000">
              <w:commentReference w:id="19"/>
            </w:r>
            <w:r w:rsidDel="00000000" w:rsidR="00000000" w:rsidRPr="00000000">
              <w:rPr>
                <w:sz w:val="21"/>
                <w:szCs w:val="21"/>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1">
            <w:pPr>
              <w:jc w:val="center"/>
              <w:rPr/>
            </w:pPr>
            <w:r w:rsidDel="00000000" w:rsidR="00000000" w:rsidRPr="00000000">
              <w:rPr>
                <w:sz w:val="21"/>
                <w:szCs w:val="21"/>
                <w:rtl w:val="0"/>
              </w:rPr>
              <w:t xml:space="preserve">16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2">
            <w:pPr>
              <w:jc w:val="center"/>
              <w:rPr/>
            </w:pPr>
            <w:r w:rsidDel="00000000" w:rsidR="00000000" w:rsidRPr="00000000">
              <w:rPr>
                <w:sz w:val="21"/>
                <w:szCs w:val="21"/>
                <w:rtl w:val="0"/>
              </w:rPr>
              <w:t xml:space="preserve">24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3">
            <w:pPr>
              <w:jc w:val="center"/>
              <w:rPr/>
            </w:pPr>
            <w:r w:rsidDel="00000000" w:rsidR="00000000" w:rsidRPr="00000000">
              <w:rPr>
                <w:sz w:val="21"/>
                <w:szCs w:val="21"/>
                <w:rtl w:val="0"/>
              </w:rPr>
              <w:t xml:space="preserve">24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4">
            <w:pPr>
              <w:jc w:val="center"/>
              <w:rPr/>
            </w:pPr>
            <w:r w:rsidDel="00000000" w:rsidR="00000000" w:rsidRPr="00000000">
              <w:rPr>
                <w:sz w:val="21"/>
                <w:szCs w:val="21"/>
                <w:rtl w:val="0"/>
              </w:rPr>
              <w:t xml:space="preserve">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5">
            <w:pPr>
              <w:rPr/>
            </w:pPr>
            <w:r w:rsidDel="00000000" w:rsidR="00000000" w:rsidRPr="00000000">
              <w:rPr>
                <w:b w:val="1"/>
                <w:bCs w:val="1"/>
                <w:sz w:val="21"/>
                <w:szCs w:val="21"/>
                <w:rtl w:val="0"/>
              </w:rPr>
              <w:t xml:space="preserve">Technical Project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6">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7">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8">
            <w:pPr>
              <w:jc w:val="center"/>
              <w:rPr/>
            </w:pPr>
            <w:r w:rsidDel="00000000" w:rsidR="00000000" w:rsidRPr="00000000">
              <w:rPr>
                <w:sz w:val="21"/>
                <w:szCs w:val="21"/>
                <w:rtl w:val="0"/>
              </w:rPr>
              <w:t xml:space="preserve">12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9">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DA">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B">
            <w:pPr>
              <w:rPr/>
            </w:pPr>
            <w:r w:rsidDel="00000000" w:rsidR="00000000" w:rsidRPr="00000000">
              <w:rPr>
                <w:b w:val="1"/>
                <w:bCs w:val="1"/>
                <w:sz w:val="21"/>
                <w:szCs w:val="21"/>
                <w:rtl w:val="0"/>
              </w:rPr>
              <w:t xml:space="preserve">Tech Architect /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C">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D">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E">
            <w:pPr>
              <w:jc w:val="center"/>
              <w:rPr/>
            </w:pPr>
            <w:r w:rsidDel="00000000" w:rsidR="00000000" w:rsidRPr="00000000">
              <w:rPr>
                <w:sz w:val="21"/>
                <w:szCs w:val="21"/>
                <w:rtl w:val="0"/>
              </w:rPr>
              <w:t xml:space="preserve">12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DF">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0">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1">
            <w:pPr>
              <w:rPr/>
            </w:pPr>
            <w:r w:rsidDel="00000000" w:rsidR="00000000" w:rsidRPr="00000000">
              <w:rPr>
                <w:b w:val="1"/>
                <w:bCs w:val="1"/>
                <w:sz w:val="21"/>
                <w:szCs w:val="21"/>
                <w:rtl w:val="0"/>
              </w:rPr>
              <w:t xml:space="preserve">Business Analyst /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2">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3">
            <w:pPr>
              <w:jc w:val="center"/>
              <w:rPr/>
            </w:pPr>
            <w:r w:rsidDel="00000000" w:rsidR="00000000" w:rsidRPr="00000000">
              <w:rPr>
                <w:sz w:val="21"/>
                <w:szCs w:val="21"/>
                <w:rtl w:val="0"/>
              </w:rPr>
              <w:t xml:space="preserve">8 wk FT + 4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4">
            <w:pPr>
              <w:jc w:val="center"/>
              <w:rPr/>
            </w:pPr>
            <w:r w:rsidDel="00000000" w:rsidR="00000000" w:rsidRPr="00000000">
              <w:rPr>
                <w:sz w:val="21"/>
                <w:szCs w:val="21"/>
                <w:rtl w:val="0"/>
              </w:rPr>
              <w:t xml:space="preserve">12 wk FT + 12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5">
            <w:pPr>
              <w:jc w:val="center"/>
              <w:rPr/>
            </w:pPr>
            <w:r w:rsidDel="00000000" w:rsidR="00000000" w:rsidRPr="00000000">
              <w:rPr>
                <w:sz w:val="21"/>
                <w:szCs w:val="21"/>
                <w:rtl w:val="0"/>
              </w:rPr>
              <w:t xml:space="preserve">14 wk FT + 10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6">
            <w:pPr>
              <w:jc w:val="center"/>
              <w:rPr/>
            </w:pPr>
            <w:r w:rsidDel="00000000" w:rsidR="00000000" w:rsidRPr="00000000">
              <w:rPr>
                <w:sz w:val="21"/>
                <w:szCs w:val="21"/>
                <w:rtl w:val="0"/>
              </w:rPr>
              <w:t xml:space="preserve">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7">
            <w:pPr>
              <w:rPr/>
            </w:pPr>
            <w:commentRangeStart w:id="20"/>
            <w:r w:rsidDel="00000000" w:rsidR="00000000" w:rsidRPr="00000000">
              <w:rPr>
                <w:b w:val="1"/>
                <w:bCs w:val="1"/>
                <w:sz w:val="21"/>
                <w:szCs w:val="21"/>
                <w:rtl w:val="0"/>
              </w:rPr>
              <w:t xml:space="preserve">Outreach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8">
            <w:pPr>
              <w:jc w:val="center"/>
              <w:rPr/>
            </w:pPr>
            <w:commentRangeEnd w:id="20"/>
            <w:r w:rsidDel="00000000" w:rsidR="00000000" w:rsidRPr="00000000">
              <w:commentReference w:id="20"/>
            </w:r>
            <w:r w:rsidDel="00000000" w:rsidR="00000000" w:rsidRPr="00000000">
              <w:rPr>
                <w:sz w:val="21"/>
                <w:szCs w:val="21"/>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9">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A">
            <w:pPr>
              <w:jc w:val="center"/>
              <w:rPr/>
            </w:pPr>
            <w:r w:rsidDel="00000000" w:rsidR="00000000" w:rsidRPr="00000000">
              <w:rPr>
                <w:sz w:val="21"/>
                <w:szCs w:val="21"/>
                <w:rtl w:val="0"/>
              </w:rPr>
              <w:t xml:space="preserve">12 wk FT + 12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B">
            <w:pPr>
              <w:jc w:val="center"/>
              <w:rPr/>
            </w:pPr>
            <w:r w:rsidDel="00000000" w:rsidR="00000000" w:rsidRPr="00000000">
              <w:rPr>
                <w:sz w:val="21"/>
                <w:szCs w:val="21"/>
                <w:rtl w:val="0"/>
              </w:rPr>
              <w:t xml:space="preserve">14 wk FT + 10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EC">
            <w:pPr>
              <w:jc w:val="center"/>
              <w:rPr/>
            </w:pPr>
            <w:r w:rsidDel="00000000" w:rsidR="00000000" w:rsidRPr="00000000">
              <w:rPr>
                <w:sz w:val="21"/>
                <w:szCs w:val="21"/>
                <w:rtl w:val="0"/>
              </w:rPr>
              <w:t xml:space="preserve">Program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D">
            <w:pPr>
              <w:rPr/>
            </w:pPr>
            <w:r w:rsidDel="00000000" w:rsidR="00000000" w:rsidRPr="00000000">
              <w:rPr>
                <w:b w:val="1"/>
                <w:bCs w:val="1"/>
                <w:sz w:val="21"/>
                <w:szCs w:val="21"/>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E">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EF">
            <w:pPr>
              <w:jc w:val="center"/>
              <w:rPr/>
            </w:pPr>
            <w:r w:rsidDel="00000000" w:rsidR="00000000" w:rsidRPr="00000000">
              <w:rPr>
                <w:sz w:val="21"/>
                <w:szCs w:val="21"/>
                <w:rtl w:val="0"/>
              </w:rPr>
              <w:t xml:space="preserve">8 wk FT + 4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0">
            <w:pPr>
              <w:jc w:val="center"/>
              <w:rPr/>
            </w:pPr>
            <w:r w:rsidDel="00000000" w:rsidR="00000000" w:rsidRPr="00000000">
              <w:rPr>
                <w:sz w:val="21"/>
                <w:szCs w:val="21"/>
                <w:rtl w:val="0"/>
              </w:rPr>
              <w:t xml:space="preserve">12 wk FT + 12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1">
            <w:pPr>
              <w:jc w:val="center"/>
              <w:rPr/>
            </w:pPr>
            <w:r w:rsidDel="00000000" w:rsidR="00000000" w:rsidRPr="00000000">
              <w:rPr>
                <w:sz w:val="21"/>
                <w:szCs w:val="21"/>
                <w:rtl w:val="0"/>
              </w:rPr>
              <w:t xml:space="preserve">14 wk FT + 10 wk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2">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3">
            <w:pPr>
              <w:rPr/>
            </w:pPr>
            <w:r w:rsidDel="00000000" w:rsidR="00000000" w:rsidRPr="00000000">
              <w:rPr>
                <w:b w:val="1"/>
                <w:bCs w:val="1"/>
                <w:sz w:val="21"/>
                <w:szCs w:val="21"/>
                <w:rtl w:val="0"/>
              </w:rPr>
              <w:t xml:space="preserve">Full Stack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4">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5">
            <w:pPr>
              <w:jc w:val="center"/>
              <w:rPr/>
            </w:pPr>
            <w:r w:rsidDel="00000000" w:rsidR="00000000" w:rsidRPr="00000000">
              <w:rPr>
                <w:sz w:val="21"/>
                <w:szCs w:val="21"/>
                <w:rtl w:val="0"/>
              </w:rPr>
              <w:t xml:space="preserve">8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6">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7">
            <w:pPr>
              <w:jc w:val="center"/>
              <w:rPr/>
            </w:pPr>
            <w:r w:rsidDel="00000000" w:rsidR="00000000" w:rsidRPr="00000000">
              <w:rPr>
                <w:sz w:val="21"/>
                <w:szCs w:val="21"/>
                <w:rtl w:val="0"/>
              </w:rPr>
              <w:t xml:space="preserve">12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8">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9">
            <w:pPr>
              <w:rPr/>
            </w:pPr>
            <w:r w:rsidDel="00000000" w:rsidR="00000000" w:rsidRPr="00000000">
              <w:rPr>
                <w:b w:val="1"/>
                <w:bCs w:val="1"/>
                <w:sz w:val="21"/>
                <w:szCs w:val="21"/>
                <w:rtl w:val="0"/>
              </w:rPr>
              <w:t xml:space="preserve">QA / Tester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A">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B">
            <w:pPr>
              <w:jc w:val="center"/>
              <w:rPr/>
            </w:pPr>
            <w:r w:rsidDel="00000000" w:rsidR="00000000" w:rsidRPr="00000000">
              <w:rPr>
                <w:sz w:val="21"/>
                <w:szCs w:val="21"/>
                <w:rtl w:val="0"/>
              </w:rPr>
              <w:t xml:space="preserve">6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C">
            <w:pPr>
              <w:jc w:val="center"/>
              <w:rPr/>
            </w:pPr>
            <w:r w:rsidDel="00000000" w:rsidR="00000000" w:rsidRPr="00000000">
              <w:rPr>
                <w:sz w:val="21"/>
                <w:szCs w:val="21"/>
                <w:rtl w:val="0"/>
              </w:rPr>
              <w:t xml:space="preserve">8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D">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3FE">
            <w:pPr>
              <w:jc w:val="center"/>
              <w:rPr/>
            </w:pPr>
            <w:r w:rsidDel="00000000" w:rsidR="00000000" w:rsidRPr="00000000">
              <w:rPr>
                <w:sz w:val="21"/>
                <w:szCs w:val="21"/>
                <w:rtl w:val="0"/>
              </w:rPr>
              <w:t xml:space="preserve">Tech – Dev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3FF">
            <w:pPr>
              <w:rPr/>
            </w:pPr>
            <w:r w:rsidDel="00000000" w:rsidR="00000000" w:rsidRPr="00000000">
              <w:rPr>
                <w:b w:val="1"/>
                <w:bCs w:val="1"/>
                <w:sz w:val="21"/>
                <w:szCs w:val="21"/>
                <w:rtl w:val="0"/>
              </w:rPr>
              <w:t xml:space="preserve">Service Delivery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0">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1">
            <w:pPr>
              <w:jc w:val="center"/>
              <w:rPr/>
            </w:pPr>
            <w:r w:rsidDel="00000000" w:rsidR="00000000" w:rsidRPr="00000000">
              <w:rPr>
                <w:sz w:val="21"/>
                <w:szCs w:val="21"/>
                <w:rtl w:val="0"/>
              </w:rPr>
              <w:t xml:space="preserve">50% for 10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2">
            <w:pPr>
              <w:jc w:val="center"/>
              <w:rPr/>
            </w:pPr>
            <w:r w:rsidDel="00000000" w:rsidR="00000000" w:rsidRPr="00000000">
              <w:rPr>
                <w:sz w:val="21"/>
                <w:szCs w:val="21"/>
                <w:rtl w:val="0"/>
              </w:rPr>
              <w:t xml:space="preserve">50% for 14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3">
            <w:pPr>
              <w:jc w:val="center"/>
              <w:rPr/>
            </w:pPr>
            <w:r w:rsidDel="00000000" w:rsidR="00000000" w:rsidRPr="00000000">
              <w:rPr>
                <w:sz w:val="21"/>
                <w:szCs w:val="21"/>
                <w:rtl w:val="0"/>
              </w:rPr>
              <w:t xml:space="preserve">50% for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4">
            <w:pPr>
              <w:jc w:val="center"/>
              <w:rPr/>
            </w:pPr>
            <w:r w:rsidDel="00000000" w:rsidR="00000000" w:rsidRPr="00000000">
              <w:rPr>
                <w:sz w:val="21"/>
                <w:szCs w:val="21"/>
                <w:rtl w:val="0"/>
              </w:rPr>
              <w:t xml:space="preserve">Tech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05">
            <w:pPr>
              <w:rPr/>
            </w:pPr>
            <w:r w:rsidDel="00000000" w:rsidR="00000000" w:rsidRPr="00000000">
              <w:rPr>
                <w:b w:val="1"/>
                <w:bCs w:val="1"/>
                <w:sz w:val="21"/>
                <w:szCs w:val="21"/>
                <w:rtl w:val="0"/>
              </w:rPr>
              <w:t xml:space="preserve">L1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06">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07">
            <w:pPr>
              <w:jc w:val="center"/>
              <w:rPr/>
            </w:pPr>
            <w:r w:rsidDel="00000000" w:rsidR="00000000" w:rsidRPr="00000000">
              <w:rPr>
                <w:sz w:val="21"/>
                <w:szCs w:val="21"/>
                <w:rtl w:val="0"/>
              </w:rPr>
              <w:t xml:space="preserve">10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08">
            <w:pPr>
              <w:jc w:val="center"/>
              <w:rPr/>
            </w:pPr>
            <w:r w:rsidDel="00000000" w:rsidR="00000000" w:rsidRPr="00000000">
              <w:rPr>
                <w:sz w:val="21"/>
                <w:szCs w:val="21"/>
                <w:rtl w:val="0"/>
              </w:rPr>
              <w:t xml:space="preserve">14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09">
            <w:pPr>
              <w:jc w:val="center"/>
              <w:rPr/>
            </w:pPr>
            <w:r w:rsidDel="00000000" w:rsidR="00000000" w:rsidRPr="00000000">
              <w:rPr>
                <w:sz w:val="21"/>
                <w:szCs w:val="21"/>
                <w:rtl w:val="0"/>
              </w:rPr>
              <w:t xml:space="preserve">24 wk 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0A">
            <w:pPr>
              <w:jc w:val="center"/>
              <w:rPr/>
            </w:pPr>
            <w:r w:rsidDel="00000000" w:rsidR="00000000" w:rsidRPr="00000000">
              <w:rPr>
                <w:sz w:val="21"/>
                <w:szCs w:val="21"/>
                <w:rtl w:val="0"/>
              </w:rPr>
              <w:t xml:space="preserve">Tech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B">
            <w:pPr>
              <w:rPr/>
            </w:pPr>
            <w:r w:rsidDel="00000000" w:rsidR="00000000" w:rsidRPr="00000000">
              <w:rPr>
                <w:b w:val="1"/>
                <w:bCs w:val="1"/>
                <w:sz w:val="21"/>
                <w:szCs w:val="21"/>
                <w:rtl w:val="0"/>
              </w:rPr>
              <w:t xml:space="preserve">L2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C">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D">
            <w:pPr>
              <w:jc w:val="center"/>
              <w:rPr/>
            </w:pPr>
            <w:r w:rsidDel="00000000" w:rsidR="00000000" w:rsidRPr="00000000">
              <w:rPr>
                <w:sz w:val="21"/>
                <w:szCs w:val="21"/>
                <w:rtl w:val="0"/>
              </w:rPr>
              <w:t xml:space="preserve">50% for 10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E">
            <w:pPr>
              <w:jc w:val="center"/>
              <w:rPr/>
            </w:pPr>
            <w:r w:rsidDel="00000000" w:rsidR="00000000" w:rsidRPr="00000000">
              <w:rPr>
                <w:sz w:val="21"/>
                <w:szCs w:val="21"/>
                <w:rtl w:val="0"/>
              </w:rPr>
              <w:t xml:space="preserve">50% for 14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0F">
            <w:pPr>
              <w:jc w:val="center"/>
              <w:rPr/>
            </w:pPr>
            <w:r w:rsidDel="00000000" w:rsidR="00000000" w:rsidRPr="00000000">
              <w:rPr>
                <w:sz w:val="21"/>
                <w:szCs w:val="21"/>
                <w:rtl w:val="0"/>
              </w:rPr>
              <w:t xml:space="preserve">50% for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10">
            <w:pPr>
              <w:jc w:val="center"/>
              <w:rPr/>
            </w:pPr>
            <w:r w:rsidDel="00000000" w:rsidR="00000000" w:rsidRPr="00000000">
              <w:rPr>
                <w:sz w:val="21"/>
                <w:szCs w:val="21"/>
                <w:rtl w:val="0"/>
              </w:rPr>
              <w:t xml:space="preserve">Tech –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1">
            <w:pPr>
              <w:rPr/>
            </w:pPr>
            <w:r w:rsidDel="00000000" w:rsidR="00000000" w:rsidRPr="00000000">
              <w:rPr>
                <w:b w:val="1"/>
                <w:bCs w:val="1"/>
                <w:sz w:val="21"/>
                <w:szCs w:val="21"/>
                <w:rtl w:val="0"/>
              </w:rPr>
              <w:t xml:space="preserve">L3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2">
            <w:pPr>
              <w:jc w:val="center"/>
              <w:rPr/>
            </w:pPr>
            <w:r w:rsidDel="00000000" w:rsidR="00000000" w:rsidRPr="00000000">
              <w:rPr>
                <w:sz w:val="21"/>
                <w:szCs w:val="21"/>
                <w:rtl w:val="0"/>
              </w:rPr>
              <w:t xml:space="preserve">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3">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4">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5">
            <w:pPr>
              <w:jc w:val="center"/>
              <w:rPr/>
            </w:pPr>
            <w:r w:rsidDel="00000000" w:rsidR="00000000" w:rsidRPr="00000000">
              <w:rPr>
                <w:sz w:val="21"/>
                <w:szCs w:val="21"/>
                <w:rtl w:val="0"/>
              </w:rPr>
              <w:t xml:space="preserve">50% for 24 wk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16">
            <w:pPr>
              <w:jc w:val="center"/>
              <w:rPr/>
            </w:pPr>
            <w:r w:rsidDel="00000000" w:rsidR="00000000" w:rsidRPr="00000000">
              <w:rPr>
                <w:sz w:val="21"/>
                <w:szCs w:val="21"/>
                <w:rtl w:val="0"/>
              </w:rPr>
              <w:t xml:space="preserve">Tech – Ops</w:t>
            </w:r>
            <w:r w:rsidDel="00000000" w:rsidR="00000000" w:rsidRPr="00000000">
              <w:rPr>
                <w:rtl w:val="0"/>
              </w:rPr>
            </w:r>
          </w:p>
        </w:tc>
      </w:tr>
    </w:tbl>
    <w:p w:rsidR="00000000" w:rsidDel="00000000" w:rsidP="00000000" w:rsidRDefault="00000000" w:rsidRPr="00000000" w14:paraId="00000417">
      <w:pPr>
        <w:rPr/>
      </w:pPr>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1"/>
        <w:spacing w:after="40" w:before="60" w:lineRule="auto"/>
        <w:rPr/>
      </w:pPr>
      <w:bookmarkStart w:colFirst="0" w:colLast="0" w:name="_4qpu2bpr8oti" w:id="31"/>
      <w:bookmarkEnd w:id="31"/>
      <w:r w:rsidDel="00000000" w:rsidR="00000000" w:rsidRPr="00000000">
        <w:rPr>
          <w:rtl w:val="0"/>
        </w:rPr>
        <w:t xml:space="preserve">SECTION 14</w:t>
      </w:r>
    </w:p>
    <w:p w:rsidR="00000000" w:rsidDel="00000000" w:rsidP="00000000" w:rsidRDefault="00000000" w:rsidRPr="00000000" w14:paraId="00000419">
      <w:pPr>
        <w:pStyle w:val="Heading2"/>
        <w:keepNext w:val="0"/>
        <w:keepLines w:val="0"/>
        <w:rPr/>
      </w:pPr>
      <w:r w:rsidDel="00000000" w:rsidR="00000000" w:rsidRPr="00000000">
        <w:rPr>
          <w:rtl w:val="0"/>
        </w:rPr>
        <w:t xml:space="preserve">Estimated Person-Hours by Tier</w:t>
      </w:r>
    </w:p>
    <w:p w:rsidR="00000000" w:rsidDel="00000000" w:rsidP="00000000" w:rsidRDefault="00000000" w:rsidRPr="00000000" w14:paraId="0000041A">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 following table translates the staffing model into estimated person-hours, providing the basis for applying hourly or daily rates during financial proposal preparation.</w:t>
      </w:r>
    </w:p>
    <w:tbl>
      <w:tblPr>
        <w:tblStyle w:val="Table19"/>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800"/>
        <w:gridCol w:w="1800"/>
        <w:gridCol w:w="1800"/>
        <w:gridCol w:w="1800"/>
        <w:gridCol w:w="1106"/>
        <w:tblGridChange w:id="0">
          <w:tblGrid>
            <w:gridCol w:w="2800"/>
            <w:gridCol w:w="1800"/>
            <w:gridCol w:w="1800"/>
            <w:gridCol w:w="1800"/>
            <w:gridCol w:w="110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1C">
            <w:pPr>
              <w:jc w:val="center"/>
              <w:rPr/>
            </w:pPr>
            <w:r w:rsidDel="00000000" w:rsidR="00000000" w:rsidRPr="00000000">
              <w:rPr>
                <w:b w:val="1"/>
                <w:bCs w:val="1"/>
                <w:color w:val="ffffff"/>
                <w:sz w:val="21"/>
                <w:szCs w:val="21"/>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41D">
            <w:pPr>
              <w:jc w:val="center"/>
              <w:rPr/>
            </w:pPr>
            <w:r w:rsidDel="00000000" w:rsidR="00000000" w:rsidRPr="00000000">
              <w:rPr>
                <w:b w:val="1"/>
                <w:bCs w:val="1"/>
                <w:color w:val="ffffff"/>
                <w:sz w:val="21"/>
                <w:szCs w:val="21"/>
                <w:rtl w:val="0"/>
              </w:rPr>
              <w:t xml:space="preserve">Core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41E">
            <w:pPr>
              <w:jc w:val="center"/>
              <w:rPr/>
            </w:pPr>
            <w:r w:rsidDel="00000000" w:rsidR="00000000" w:rsidRPr="00000000">
              <w:rPr>
                <w:b w:val="1"/>
                <w:bCs w:val="1"/>
                <w:color w:val="ffffff"/>
                <w:sz w:val="21"/>
                <w:szCs w:val="21"/>
                <w:rtl w:val="0"/>
              </w:rPr>
              <w:t xml:space="preserve">Plus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41F">
            <w:pPr>
              <w:jc w:val="center"/>
              <w:rPr/>
            </w:pPr>
            <w:r w:rsidDel="00000000" w:rsidR="00000000" w:rsidRPr="00000000">
              <w:rPr>
                <w:b w:val="1"/>
                <w:bCs w:val="1"/>
                <w:color w:val="ffffff"/>
                <w:sz w:val="21"/>
                <w:szCs w:val="21"/>
                <w:rtl w:val="0"/>
              </w:rPr>
              <w:t xml:space="preserve">Scale (hrs)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20">
            <w:pPr>
              <w:jc w:val="center"/>
              <w:rPr/>
            </w:pPr>
            <w:r w:rsidDel="00000000" w:rsidR="00000000" w:rsidRPr="00000000">
              <w:rPr>
                <w:b w:val="1"/>
                <w:bCs w:val="1"/>
                <w:color w:val="ffffff"/>
                <w:sz w:val="21"/>
                <w:szCs w:val="21"/>
                <w:rtl w:val="0"/>
              </w:rPr>
              <w:t xml:space="preserve">Location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1">
            <w:pPr>
              <w:rPr/>
            </w:pPr>
            <w:r w:rsidDel="00000000" w:rsidR="00000000" w:rsidRPr="00000000">
              <w:rPr>
                <w:b w:val="1"/>
                <w:bCs w:val="1"/>
                <w:sz w:val="21"/>
                <w:szCs w:val="21"/>
                <w:rtl w:val="0"/>
              </w:rPr>
              <w:t xml:space="preserve">Program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2">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3">
            <w:pPr>
              <w:jc w:val="center"/>
              <w:rPr/>
            </w:pPr>
            <w:r w:rsidDel="00000000" w:rsidR="00000000" w:rsidRPr="00000000">
              <w:rPr>
                <w:sz w:val="21"/>
                <w:szCs w:val="21"/>
                <w:rtl w:val="0"/>
              </w:rPr>
              <w:t xml:space="preserve">720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4">
            <w:pPr>
              <w:jc w:val="center"/>
              <w:rPr/>
            </w:pPr>
            <w:r w:rsidDel="00000000" w:rsidR="00000000" w:rsidRPr="00000000">
              <w:rPr>
                <w:sz w:val="21"/>
                <w:szCs w:val="21"/>
                <w:rtl w:val="0"/>
              </w:rPr>
              <w:t xml:space="preserve">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5">
            <w:pPr>
              <w:jc w:val="center"/>
              <w:rPr/>
            </w:pPr>
            <w:r w:rsidDel="00000000" w:rsidR="00000000" w:rsidRPr="00000000">
              <w:rPr>
                <w:sz w:val="21"/>
                <w:szCs w:val="21"/>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6">
            <w:pPr>
              <w:rPr/>
            </w:pPr>
            <w:r w:rsidDel="00000000" w:rsidR="00000000" w:rsidRPr="00000000">
              <w:rPr>
                <w:b w:val="1"/>
                <w:bCs w:val="1"/>
                <w:sz w:val="21"/>
                <w:szCs w:val="21"/>
                <w:rtl w:val="0"/>
              </w:rPr>
              <w:t xml:space="preserve">Adoption Advocacy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7">
            <w:pPr>
              <w:jc w:val="center"/>
              <w:rPr/>
            </w:pPr>
            <w:r w:rsidDel="00000000" w:rsidR="00000000" w:rsidRPr="00000000">
              <w:rPr>
                <w:sz w:val="21"/>
                <w:szCs w:val="21"/>
                <w:rtl w:val="0"/>
              </w:rPr>
              <w:t xml:space="preserve">640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8">
            <w:pPr>
              <w:jc w:val="center"/>
              <w:rPr/>
            </w:pPr>
            <w:r w:rsidDel="00000000" w:rsidR="00000000" w:rsidRPr="00000000">
              <w:rPr>
                <w:sz w:val="21"/>
                <w:szCs w:val="21"/>
                <w:rtl w:val="0"/>
              </w:rPr>
              <w:t xml:space="preserve">960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9">
            <w:pPr>
              <w:jc w:val="center"/>
              <w:rPr/>
            </w:pPr>
            <w:r w:rsidDel="00000000" w:rsidR="00000000" w:rsidRPr="00000000">
              <w:rPr>
                <w:sz w:val="21"/>
                <w:szCs w:val="21"/>
                <w:rtl w:val="0"/>
              </w:rPr>
              <w:t xml:space="preserve">960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2A">
            <w:pPr>
              <w:jc w:val="center"/>
              <w:rPr/>
            </w:pPr>
            <w:r w:rsidDel="00000000" w:rsidR="00000000" w:rsidRPr="00000000">
              <w:rPr>
                <w:sz w:val="21"/>
                <w:szCs w:val="21"/>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B">
            <w:pPr>
              <w:rPr/>
            </w:pPr>
            <w:r w:rsidDel="00000000" w:rsidR="00000000" w:rsidRPr="00000000">
              <w:rPr>
                <w:b w:val="1"/>
                <w:bCs w:val="1"/>
                <w:sz w:val="21"/>
                <w:szCs w:val="21"/>
                <w:rtl w:val="0"/>
              </w:rPr>
              <w:t xml:space="preserve">Technical Project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C">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D">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E">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2F">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0">
            <w:pPr>
              <w:rPr/>
            </w:pPr>
            <w:r w:rsidDel="00000000" w:rsidR="00000000" w:rsidRPr="00000000">
              <w:rPr>
                <w:b w:val="1"/>
                <w:bCs w:val="1"/>
                <w:sz w:val="21"/>
                <w:szCs w:val="21"/>
                <w:rtl w:val="0"/>
              </w:rPr>
              <w:t xml:space="preserve">Tech Architect /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1">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2">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3">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4">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5">
            <w:pPr>
              <w:rPr/>
            </w:pPr>
            <w:r w:rsidDel="00000000" w:rsidR="00000000" w:rsidRPr="00000000">
              <w:rPr>
                <w:b w:val="1"/>
                <w:bCs w:val="1"/>
                <w:sz w:val="21"/>
                <w:szCs w:val="21"/>
                <w:rtl w:val="0"/>
              </w:rPr>
              <w:t xml:space="preserve">Business Analyst /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6">
            <w:pPr>
              <w:jc w:val="center"/>
              <w:rPr/>
            </w:pPr>
            <w:r w:rsidDel="00000000" w:rsidR="00000000" w:rsidRPr="00000000">
              <w:rPr>
                <w:sz w:val="21"/>
                <w:szCs w:val="21"/>
                <w:rtl w:val="0"/>
              </w:rPr>
              <w:t xml:space="preserve">360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7">
            <w:pPr>
              <w:jc w:val="center"/>
              <w:rPr/>
            </w:pPr>
            <w:r w:rsidDel="00000000" w:rsidR="00000000" w:rsidRPr="00000000">
              <w:rPr>
                <w:sz w:val="21"/>
                <w:szCs w:val="21"/>
                <w:rtl w:val="0"/>
              </w:rPr>
              <w:t xml:space="preserve">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8">
            <w:pPr>
              <w:jc w:val="center"/>
              <w:rPr/>
            </w:pPr>
            <w:r w:rsidDel="00000000" w:rsidR="00000000" w:rsidRPr="00000000">
              <w:rPr>
                <w:sz w:val="21"/>
                <w:szCs w:val="21"/>
                <w:rtl w:val="0"/>
              </w:rPr>
              <w:t xml:space="preserve">660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9">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A">
            <w:pPr>
              <w:rPr/>
            </w:pPr>
            <w:r w:rsidDel="00000000" w:rsidR="00000000" w:rsidRPr="00000000">
              <w:rPr>
                <w:b w:val="1"/>
                <w:bCs w:val="1"/>
                <w:sz w:val="21"/>
                <w:szCs w:val="21"/>
                <w:rtl w:val="0"/>
              </w:rPr>
              <w:t xml:space="preserve">Outreach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B">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C">
            <w:pPr>
              <w:jc w:val="center"/>
              <w:rPr/>
            </w:pPr>
            <w:r w:rsidDel="00000000" w:rsidR="00000000" w:rsidRPr="00000000">
              <w:rPr>
                <w:sz w:val="21"/>
                <w:szCs w:val="21"/>
                <w:rtl w:val="0"/>
              </w:rPr>
              <w:t xml:space="preserve">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D">
            <w:pPr>
              <w:jc w:val="center"/>
              <w:rPr/>
            </w:pPr>
            <w:r w:rsidDel="00000000" w:rsidR="00000000" w:rsidRPr="00000000">
              <w:rPr>
                <w:sz w:val="21"/>
                <w:szCs w:val="21"/>
                <w:rtl w:val="0"/>
              </w:rPr>
              <w:t xml:space="preserve">660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3E">
            <w:pPr>
              <w:jc w:val="center"/>
              <w:rPr/>
            </w:pPr>
            <w:r w:rsidDel="00000000" w:rsidR="00000000" w:rsidRPr="00000000">
              <w:rPr>
                <w:sz w:val="21"/>
                <w:szCs w:val="21"/>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3F">
            <w:pPr>
              <w:rPr/>
            </w:pPr>
            <w:r w:rsidDel="00000000" w:rsidR="00000000" w:rsidRPr="00000000">
              <w:rPr>
                <w:b w:val="1"/>
                <w:bCs w:val="1"/>
                <w:sz w:val="21"/>
                <w:szCs w:val="21"/>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0">
            <w:pPr>
              <w:jc w:val="center"/>
              <w:rPr/>
            </w:pPr>
            <w:r w:rsidDel="00000000" w:rsidR="00000000" w:rsidRPr="00000000">
              <w:rPr>
                <w:sz w:val="21"/>
                <w:szCs w:val="21"/>
                <w:rtl w:val="0"/>
              </w:rPr>
              <w:t xml:space="preserve">360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1">
            <w:pPr>
              <w:jc w:val="center"/>
              <w:rPr/>
            </w:pPr>
            <w:r w:rsidDel="00000000" w:rsidR="00000000" w:rsidRPr="00000000">
              <w:rPr>
                <w:sz w:val="21"/>
                <w:szCs w:val="21"/>
                <w:rtl w:val="0"/>
              </w:rPr>
              <w:t xml:space="preserve">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2">
            <w:pPr>
              <w:jc w:val="center"/>
              <w:rPr/>
            </w:pPr>
            <w:r w:rsidDel="00000000" w:rsidR="00000000" w:rsidRPr="00000000">
              <w:rPr>
                <w:sz w:val="21"/>
                <w:szCs w:val="21"/>
                <w:rtl w:val="0"/>
              </w:rPr>
              <w:t xml:space="preserve">660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3">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4">
            <w:pPr>
              <w:rPr/>
            </w:pPr>
            <w:r w:rsidDel="00000000" w:rsidR="00000000" w:rsidRPr="00000000">
              <w:rPr>
                <w:b w:val="1"/>
                <w:bCs w:val="1"/>
                <w:sz w:val="21"/>
                <w:szCs w:val="21"/>
                <w:rtl w:val="0"/>
              </w:rPr>
              <w:t xml:space="preserve">Full Stack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5">
            <w:pPr>
              <w:jc w:val="center"/>
              <w:rPr/>
            </w:pPr>
            <w:r w:rsidDel="00000000" w:rsidR="00000000" w:rsidRPr="00000000">
              <w:rPr>
                <w:sz w:val="21"/>
                <w:szCs w:val="21"/>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6">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7">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8">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9">
            <w:pPr>
              <w:rPr/>
            </w:pPr>
            <w:r w:rsidDel="00000000" w:rsidR="00000000" w:rsidRPr="00000000">
              <w:rPr>
                <w:b w:val="1"/>
                <w:bCs w:val="1"/>
                <w:sz w:val="21"/>
                <w:szCs w:val="21"/>
                <w:rtl w:val="0"/>
              </w:rPr>
              <w:t xml:space="preserve">QA / Tester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A">
            <w:pPr>
              <w:jc w:val="center"/>
              <w:rPr/>
            </w:pPr>
            <w:r w:rsidDel="00000000" w:rsidR="00000000" w:rsidRPr="00000000">
              <w:rPr>
                <w:sz w:val="21"/>
                <w:szCs w:val="21"/>
                <w:rtl w:val="0"/>
              </w:rPr>
              <w:t xml:space="preserve">240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B">
            <w:pPr>
              <w:jc w:val="center"/>
              <w:rPr/>
            </w:pPr>
            <w:r w:rsidDel="00000000" w:rsidR="00000000" w:rsidRPr="00000000">
              <w:rPr>
                <w:sz w:val="21"/>
                <w:szCs w:val="21"/>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C">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4D">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E">
            <w:pPr>
              <w:rPr/>
            </w:pPr>
            <w:r w:rsidDel="00000000" w:rsidR="00000000" w:rsidRPr="00000000">
              <w:rPr>
                <w:b w:val="1"/>
                <w:bCs w:val="1"/>
                <w:sz w:val="21"/>
                <w:szCs w:val="21"/>
                <w:rtl w:val="0"/>
              </w:rPr>
              <w:t xml:space="preserve">Service Delivery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4F">
            <w:pPr>
              <w:jc w:val="center"/>
              <w:rPr/>
            </w:pPr>
            <w:r w:rsidDel="00000000" w:rsidR="00000000" w:rsidRPr="00000000">
              <w:rPr>
                <w:sz w:val="21"/>
                <w:szCs w:val="21"/>
                <w:rtl w:val="0"/>
              </w:rPr>
              <w:t xml:space="preserve">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0">
            <w:pPr>
              <w:jc w:val="center"/>
              <w:rPr/>
            </w:pPr>
            <w:r w:rsidDel="00000000" w:rsidR="00000000" w:rsidRPr="00000000">
              <w:rPr>
                <w:sz w:val="21"/>
                <w:szCs w:val="21"/>
                <w:rtl w:val="0"/>
              </w:rPr>
              <w:t xml:space="preserve">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1">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2">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3">
            <w:pPr>
              <w:rPr/>
            </w:pPr>
            <w:r w:rsidDel="00000000" w:rsidR="00000000" w:rsidRPr="00000000">
              <w:rPr>
                <w:b w:val="1"/>
                <w:bCs w:val="1"/>
                <w:sz w:val="21"/>
                <w:szCs w:val="21"/>
                <w:rtl w:val="0"/>
              </w:rPr>
              <w:t xml:space="preserve">L1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4">
            <w:pPr>
              <w:jc w:val="center"/>
              <w:rPr/>
            </w:pPr>
            <w:r w:rsidDel="00000000" w:rsidR="00000000" w:rsidRPr="00000000">
              <w:rPr>
                <w:sz w:val="21"/>
                <w:szCs w:val="21"/>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5">
            <w:pPr>
              <w:jc w:val="center"/>
              <w:rPr/>
            </w:pPr>
            <w:r w:rsidDel="00000000" w:rsidR="00000000" w:rsidRPr="00000000">
              <w:rPr>
                <w:sz w:val="21"/>
                <w:szCs w:val="21"/>
                <w:rtl w:val="0"/>
              </w:rPr>
              <w:t xml:space="preserve">560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6">
            <w:pPr>
              <w:jc w:val="center"/>
              <w:rPr/>
            </w:pPr>
            <w:r w:rsidDel="00000000" w:rsidR="00000000" w:rsidRPr="00000000">
              <w:rPr>
                <w:sz w:val="21"/>
                <w:szCs w:val="21"/>
                <w:rtl w:val="0"/>
              </w:rPr>
              <w:t xml:space="preserve">960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7">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8">
            <w:pPr>
              <w:rPr/>
            </w:pPr>
            <w:r w:rsidDel="00000000" w:rsidR="00000000" w:rsidRPr="00000000">
              <w:rPr>
                <w:b w:val="1"/>
                <w:bCs w:val="1"/>
                <w:sz w:val="21"/>
                <w:szCs w:val="21"/>
                <w:rtl w:val="0"/>
              </w:rPr>
              <w:t xml:space="preserve">L2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9">
            <w:pPr>
              <w:jc w:val="center"/>
              <w:rPr/>
            </w:pPr>
            <w:r w:rsidDel="00000000" w:rsidR="00000000" w:rsidRPr="00000000">
              <w:rPr>
                <w:sz w:val="21"/>
                <w:szCs w:val="21"/>
                <w:rtl w:val="0"/>
              </w:rPr>
              <w:t xml:space="preserve">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A">
            <w:pPr>
              <w:jc w:val="center"/>
              <w:rPr/>
            </w:pPr>
            <w:r w:rsidDel="00000000" w:rsidR="00000000" w:rsidRPr="00000000">
              <w:rPr>
                <w:sz w:val="21"/>
                <w:szCs w:val="21"/>
                <w:rtl w:val="0"/>
              </w:rPr>
              <w:t xml:space="preserve">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B">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5C">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D">
            <w:pPr>
              <w:rPr/>
            </w:pPr>
            <w:r w:rsidDel="00000000" w:rsidR="00000000" w:rsidRPr="00000000">
              <w:rPr>
                <w:b w:val="1"/>
                <w:bCs w:val="1"/>
                <w:sz w:val="21"/>
                <w:szCs w:val="21"/>
                <w:rtl w:val="0"/>
              </w:rPr>
              <w:t xml:space="preserve">L3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E">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5F">
            <w:pPr>
              <w:jc w:val="center"/>
              <w:rPr/>
            </w:pPr>
            <w:r w:rsidDel="00000000" w:rsidR="00000000" w:rsidRPr="00000000">
              <w:rPr>
                <w:sz w:val="21"/>
                <w:szCs w:val="21"/>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60">
            <w:pPr>
              <w:jc w:val="center"/>
              <w:rPr/>
            </w:pPr>
            <w:r w:rsidDel="00000000" w:rsidR="00000000" w:rsidRPr="00000000">
              <w:rPr>
                <w:sz w:val="21"/>
                <w:szCs w:val="21"/>
                <w:rtl w:val="0"/>
              </w:rPr>
              <w:t xml:space="preserve">480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61">
            <w:pPr>
              <w:jc w:val="center"/>
              <w:rPr/>
            </w:pPr>
            <w:r w:rsidDel="00000000" w:rsidR="00000000" w:rsidRPr="00000000">
              <w:rPr>
                <w:sz w:val="21"/>
                <w:szCs w:val="21"/>
                <w:rtl w:val="0"/>
              </w:rPr>
              <w:t xml:space="preserve">Remote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62">
            <w:pPr>
              <w:rPr/>
            </w:pPr>
            <w:r w:rsidDel="00000000" w:rsidR="00000000" w:rsidRPr="00000000">
              <w:rPr>
                <w:b w:val="1"/>
                <w:bCs w:val="1"/>
                <w:sz w:val="21"/>
                <w:szCs w:val="21"/>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63">
            <w:pPr>
              <w:jc w:val="center"/>
              <w:rPr/>
            </w:pPr>
            <w:r w:rsidDel="00000000" w:rsidR="00000000" w:rsidRPr="00000000">
              <w:rPr>
                <w:sz w:val="21"/>
                <w:szCs w:val="21"/>
                <w:rtl w:val="0"/>
              </w:rPr>
              <w:t xml:space="preserve">4,080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64">
            <w:pPr>
              <w:jc w:val="center"/>
              <w:rPr/>
            </w:pPr>
            <w:r w:rsidDel="00000000" w:rsidR="00000000" w:rsidRPr="00000000">
              <w:rPr>
                <w:sz w:val="21"/>
                <w:szCs w:val="21"/>
                <w:rtl w:val="0"/>
              </w:rPr>
              <w:t xml:space="preserve">6,280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65">
            <w:pPr>
              <w:jc w:val="center"/>
              <w:rPr/>
            </w:pPr>
            <w:r w:rsidDel="00000000" w:rsidR="00000000" w:rsidRPr="00000000">
              <w:rPr>
                <w:sz w:val="21"/>
                <w:szCs w:val="21"/>
                <w:rtl w:val="0"/>
              </w:rPr>
              <w:t xml:space="preserve">8,140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66">
            <w:pPr>
              <w:jc w:val="center"/>
              <w:rPr/>
            </w:pPr>
            <w:r w:rsidDel="00000000" w:rsidR="00000000" w:rsidRPr="00000000">
              <w:rPr>
                <w:rtl w:val="0"/>
              </w:rPr>
            </w:r>
          </w:p>
        </w:tc>
      </w:tr>
    </w:tbl>
    <w:p w:rsidR="00000000" w:rsidDel="00000000" w:rsidP="00000000" w:rsidRDefault="00000000" w:rsidRPr="00000000" w14:paraId="00000467">
      <w:pPr>
        <w:spacing w:before="60" w:lineRule="auto"/>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These are baseline estimates. Service Providers should validate person-hours against the specific country context during procurement, including: number of use cases, integration complexity, data availability, and DPI Owner team maturity.</w:t>
      </w:r>
    </w:p>
    <w:p w:rsidR="00000000" w:rsidDel="00000000" w:rsidP="00000000" w:rsidRDefault="00000000" w:rsidRPr="00000000" w14:paraId="00000469">
      <w:pPr>
        <w:rPr/>
      </w:pP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1"/>
        <w:spacing w:after="40" w:before="60" w:lineRule="auto"/>
        <w:rPr/>
      </w:pPr>
      <w:bookmarkStart w:colFirst="0" w:colLast="0" w:name="_19gnea2od4o" w:id="32"/>
      <w:bookmarkEnd w:id="32"/>
      <w:r w:rsidDel="00000000" w:rsidR="00000000" w:rsidRPr="00000000">
        <w:rPr>
          <w:rtl w:val="0"/>
        </w:rPr>
        <w:t xml:space="preserve">SECTION 15</w:t>
      </w:r>
    </w:p>
    <w:p w:rsidR="00000000" w:rsidDel="00000000" w:rsidP="00000000" w:rsidRDefault="00000000" w:rsidRPr="00000000" w14:paraId="0000046B">
      <w:pPr>
        <w:pStyle w:val="Heading2"/>
        <w:keepNext w:val="0"/>
        <w:keepLines w:val="0"/>
        <w:rPr/>
      </w:pPr>
      <w:bookmarkStart w:colFirst="0" w:colLast="0" w:name="_5orf76iylakp" w:id="33"/>
      <w:bookmarkEnd w:id="33"/>
      <w:r w:rsidDel="00000000" w:rsidR="00000000" w:rsidRPr="00000000">
        <w:rPr>
          <w:rtl w:val="0"/>
        </w:rPr>
        <w:t xml:space="preserve">Country Commitments for DaaS Engagement</w:t>
      </w:r>
    </w:p>
    <w:p w:rsidR="00000000" w:rsidDel="00000000" w:rsidP="00000000" w:rsidRDefault="00000000" w:rsidRPr="00000000" w14:paraId="0000046C">
      <w:pPr>
        <w:rPr/>
      </w:pPr>
      <w:r w:rsidDel="00000000" w:rsidR="00000000" w:rsidRPr="00000000">
        <w:rPr>
          <w:rtl w:val="0"/>
        </w:rPr>
        <w:t xml:space="preserve">The following commitments represent the minimum obligations that the country must fulfil to enable timely delivery, effective collaboration with the Service Provider, and long-term sustainability of the credentialing platform. These commitments apply across all three tiers.</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5880"/>
        <w:gridCol w:w="2490"/>
        <w:tblGridChange w:id="0">
          <w:tblGrid>
            <w:gridCol w:w="960"/>
            <w:gridCol w:w="5880"/>
            <w:gridCol w:w="249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121212" w:val="clear"/>
            <w:tcMar>
              <w:top w:w="80.0" w:type="dxa"/>
              <w:left w:w="120.0" w:type="dxa"/>
              <w:bottom w:w="80.0" w:type="dxa"/>
              <w:right w:w="120.0" w:type="dxa"/>
            </w:tcMar>
            <w:vAlign w:val="top"/>
          </w:tcPr>
          <w:p w:rsidR="00000000" w:rsidDel="00000000" w:rsidP="00000000" w:rsidRDefault="00000000" w:rsidRPr="00000000" w14:paraId="0000046D">
            <w:pPr>
              <w:pStyle w:val="Heading2"/>
              <w:keepNext w:val="0"/>
              <w:keepLines w:val="0"/>
              <w:spacing w:after="240" w:before="240" w:lineRule="auto"/>
              <w:rPr>
                <w:color w:val="ffffff"/>
                <w:sz w:val="20"/>
                <w:szCs w:val="20"/>
              </w:rPr>
            </w:pPr>
            <w:r w:rsidDel="00000000" w:rsidR="00000000" w:rsidRPr="00000000">
              <w:rPr>
                <w:color w:val="ffffff"/>
                <w:sz w:val="20"/>
                <w:szCs w:val="20"/>
                <w:rtl w:val="0"/>
              </w:rPr>
              <w:t xml:space="preserve">#</w:t>
            </w:r>
          </w:p>
        </w:tc>
        <w:tc>
          <w:tcPr>
            <w:tcBorders>
              <w:top w:color="cccccc" w:space="0" w:sz="6" w:val="single"/>
              <w:left w:color="000000" w:space="0" w:sz="0" w:val="nil"/>
              <w:bottom w:color="cccccc" w:space="0" w:sz="6" w:val="single"/>
              <w:right w:color="cccccc" w:space="0" w:sz="6" w:val="single"/>
            </w:tcBorders>
            <w:shd w:fill="121212" w:val="clear"/>
            <w:tcMar>
              <w:top w:w="80.0" w:type="dxa"/>
              <w:left w:w="120.0" w:type="dxa"/>
              <w:bottom w:w="80.0" w:type="dxa"/>
              <w:right w:w="120.0" w:type="dxa"/>
            </w:tcMar>
            <w:vAlign w:val="top"/>
          </w:tcPr>
          <w:p w:rsidR="00000000" w:rsidDel="00000000" w:rsidP="00000000" w:rsidRDefault="00000000" w:rsidRPr="00000000" w14:paraId="0000046E">
            <w:pPr>
              <w:pStyle w:val="Heading2"/>
              <w:keepNext w:val="0"/>
              <w:keepLines w:val="0"/>
              <w:spacing w:after="240" w:before="240" w:lineRule="auto"/>
              <w:rPr>
                <w:color w:val="ffffff"/>
                <w:sz w:val="20"/>
                <w:szCs w:val="20"/>
              </w:rPr>
            </w:pPr>
            <w:r w:rsidDel="00000000" w:rsidR="00000000" w:rsidRPr="00000000">
              <w:rPr>
                <w:color w:val="ffffff"/>
                <w:sz w:val="20"/>
                <w:szCs w:val="20"/>
                <w:rtl w:val="0"/>
              </w:rPr>
              <w:t xml:space="preserve">Commitment</w:t>
            </w:r>
          </w:p>
        </w:tc>
        <w:tc>
          <w:tcPr>
            <w:tcBorders>
              <w:top w:color="cccccc" w:space="0" w:sz="6" w:val="single"/>
              <w:left w:color="000000" w:space="0" w:sz="0" w:val="nil"/>
              <w:bottom w:color="cccccc" w:space="0" w:sz="6" w:val="single"/>
              <w:right w:color="cccccc" w:space="0" w:sz="6" w:val="single"/>
            </w:tcBorders>
            <w:shd w:fill="121212" w:val="clear"/>
            <w:tcMar>
              <w:top w:w="80.0" w:type="dxa"/>
              <w:left w:w="120.0" w:type="dxa"/>
              <w:bottom w:w="80.0" w:type="dxa"/>
              <w:right w:w="120.0" w:type="dxa"/>
            </w:tcMar>
            <w:vAlign w:val="top"/>
          </w:tcPr>
          <w:p w:rsidR="00000000" w:rsidDel="00000000" w:rsidP="00000000" w:rsidRDefault="00000000" w:rsidRPr="00000000" w14:paraId="0000046F">
            <w:pPr>
              <w:pStyle w:val="Heading2"/>
              <w:keepNext w:val="0"/>
              <w:keepLines w:val="0"/>
              <w:spacing w:after="240" w:before="240" w:lineRule="auto"/>
              <w:rPr>
                <w:color w:val="ffffff"/>
                <w:sz w:val="20"/>
                <w:szCs w:val="20"/>
              </w:rPr>
            </w:pPr>
            <w:r w:rsidDel="00000000" w:rsidR="00000000" w:rsidRPr="00000000">
              <w:rPr>
                <w:color w:val="ffffff"/>
                <w:sz w:val="20"/>
                <w:szCs w:val="20"/>
                <w:rtl w:val="0"/>
              </w:rPr>
              <w:t xml:space="preserve">Notes / References</w:t>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0">
            <w:pPr>
              <w:pStyle w:val="Heading2"/>
              <w:keepNext w:val="0"/>
              <w:keepLines w:val="0"/>
              <w:spacing w:after="240" w:befor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1">
            <w:pPr>
              <w:pStyle w:val="Heading2"/>
              <w:keepNext w:val="0"/>
              <w:keepLines w:val="0"/>
              <w:spacing w:after="40" w:before="240" w:lineRule="auto"/>
              <w:rPr>
                <w:sz w:val="20"/>
                <w:szCs w:val="20"/>
              </w:rPr>
            </w:pPr>
            <w:r w:rsidDel="00000000" w:rsidR="00000000" w:rsidRPr="00000000">
              <w:rPr>
                <w:sz w:val="20"/>
                <w:szCs w:val="20"/>
                <w:rtl w:val="0"/>
              </w:rPr>
              <w:t xml:space="preserve">Designate a Focal Point with Decision-Making Authority</w:t>
            </w:r>
          </w:p>
          <w:p w:rsidR="00000000" w:rsidDel="00000000" w:rsidP="00000000" w:rsidRDefault="00000000" w:rsidRPr="00000000" w14:paraId="00000472">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Assign a dedicated focal point within the DPI Owner institution who holds decision-making authority or has a direct, documented reporting line to the relevant decision-maker. This individual will serve as the primary counterpart for the Service Provider and will be responsible for strategic alignment, institutional sign-offs, and escalation resolution throughout the engagement.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3">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189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74">
            <w:pPr>
              <w:pStyle w:val="Heading2"/>
              <w:keepNext w:val="0"/>
              <w:keepLines w:val="0"/>
              <w:spacing w:after="240" w:befor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75">
            <w:pPr>
              <w:pStyle w:val="Heading2"/>
              <w:keepNext w:val="0"/>
              <w:keepLines w:val="0"/>
              <w:spacing w:after="40" w:before="240" w:lineRule="auto"/>
              <w:rPr>
                <w:sz w:val="20"/>
                <w:szCs w:val="20"/>
              </w:rPr>
            </w:pPr>
            <w:r w:rsidDel="00000000" w:rsidR="00000000" w:rsidRPr="00000000">
              <w:rPr>
                <w:sz w:val="20"/>
                <w:szCs w:val="20"/>
                <w:rtl w:val="0"/>
              </w:rPr>
              <w:t xml:space="preserve">Assign a Program Manager with Dedicated Capacity</w:t>
            </w:r>
          </w:p>
          <w:p w:rsidR="00000000" w:rsidDel="00000000" w:rsidP="00000000" w:rsidRDefault="00000000" w:rsidRPr="00000000" w14:paraId="00000476">
            <w:pPr>
              <w:pStyle w:val="Heading2"/>
              <w:keepNext w:val="0"/>
              <w:keepLines w:val="0"/>
              <w:spacing w:after="40" w:before="240" w:lineRule="auto"/>
              <w:rPr>
                <w:sz w:val="20"/>
                <w:szCs w:val="20"/>
              </w:rPr>
            </w:pPr>
            <w:r w:rsidDel="00000000" w:rsidR="00000000" w:rsidRPr="00000000">
              <w:rPr>
                <w:b w:val="0"/>
                <w:bCs w:val="0"/>
                <w:sz w:val="20"/>
                <w:szCs w:val="20"/>
                <w:rtl w:val="0"/>
              </w:rPr>
              <w:t xml:space="preserve">Designate a program manager from the DPI Owner side with a minimum allocation of 20 hours per week dedicated to the project. This individual will coordinate day-to-day activities, track deliverables, manage internal stakeholders, and serve as the operational counterpart to the SP’s Program Manager</w:t>
            </w:r>
            <w:r w:rsidDel="00000000" w:rsidR="00000000" w:rsidRPr="00000000">
              <w:rPr>
                <w:sz w:val="20"/>
                <w:szCs w:val="20"/>
                <w:rtl w:val="0"/>
              </w:rPr>
              <w:t xml:space="preserve">.</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77">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385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8">
            <w:pPr>
              <w:pStyle w:val="Heading2"/>
              <w:keepNext w:val="0"/>
              <w:keepLines w:val="0"/>
              <w:spacing w:after="240" w:befor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9">
            <w:pPr>
              <w:pStyle w:val="Heading2"/>
              <w:keepNext w:val="0"/>
              <w:keepLines w:val="0"/>
              <w:spacing w:after="40" w:before="240" w:lineRule="auto"/>
              <w:rPr>
                <w:sz w:val="20"/>
                <w:szCs w:val="20"/>
              </w:rPr>
            </w:pPr>
            <w:r w:rsidDel="00000000" w:rsidR="00000000" w:rsidRPr="00000000">
              <w:rPr>
                <w:sz w:val="20"/>
                <w:szCs w:val="20"/>
                <w:rtl w:val="0"/>
              </w:rPr>
              <w:t xml:space="preserve">Assign a Country Technical Team</w:t>
            </w:r>
          </w:p>
          <w:p w:rsidR="00000000" w:rsidDel="00000000" w:rsidP="00000000" w:rsidRDefault="00000000" w:rsidRPr="00000000" w14:paraId="0000047A">
            <w:pPr>
              <w:pStyle w:val="Heading2"/>
              <w:keepNext w:val="0"/>
              <w:keepLines w:val="0"/>
              <w:spacing w:after="40" w:before="240" w:lineRule="auto"/>
              <w:rPr>
                <w:b w:val="0"/>
                <w:bCs w:val="0"/>
              </w:rPr>
            </w:pPr>
            <w:r w:rsidDel="00000000" w:rsidR="00000000" w:rsidRPr="00000000">
              <w:rPr>
                <w:b w:val="0"/>
                <w:bCs w:val="0"/>
                <w:sz w:val="20"/>
                <w:szCs w:val="20"/>
                <w:rtl w:val="0"/>
              </w:rPr>
              <w:t xml:space="preserve">Establish a technical team on the country side to work alongside the SP during integration, testing, and deployment. At minimum, the team should include the following profiles:</w:t>
            </w:r>
            <w:r w:rsidDel="00000000" w:rsidR="00000000" w:rsidRPr="00000000">
              <w:rPr>
                <w:rtl w:val="0"/>
              </w:rPr>
            </w:r>
          </w:p>
          <w:p w:rsidR="00000000" w:rsidDel="00000000" w:rsidP="00000000" w:rsidRDefault="00000000" w:rsidRPr="00000000" w14:paraId="0000047B">
            <w:pPr>
              <w:pStyle w:val="Heading2"/>
              <w:keepNext w:val="0"/>
              <w:keepLines w:val="0"/>
              <w:numPr>
                <w:ilvl w:val="0"/>
                <w:numId w:val="10"/>
              </w:numPr>
              <w:spacing w:after="0" w:afterAutospacing="0" w:before="0" w:lineRule="auto"/>
              <w:ind w:left="720" w:hanging="360"/>
              <w:rPr>
                <w:b w:val="0"/>
                <w:bCs w:val="0"/>
                <w:sz w:val="20"/>
                <w:szCs w:val="20"/>
                <w:u w:val="none"/>
              </w:rPr>
            </w:pPr>
            <w:r w:rsidDel="00000000" w:rsidR="00000000" w:rsidRPr="00000000">
              <w:rPr>
                <w:b w:val="0"/>
                <w:bCs w:val="0"/>
                <w:sz w:val="20"/>
                <w:szCs w:val="20"/>
                <w:rtl w:val="0"/>
              </w:rPr>
              <w:t xml:space="preserve">Technical Lead / Architect — Oversees integration design and coordinates with the SP’s Technical Architect.</w:t>
            </w:r>
          </w:p>
          <w:p w:rsidR="00000000" w:rsidDel="00000000" w:rsidP="00000000" w:rsidRDefault="00000000" w:rsidRPr="00000000" w14:paraId="0000047C">
            <w:pPr>
              <w:pStyle w:val="Heading2"/>
              <w:keepNext w:val="0"/>
              <w:keepLines w:val="0"/>
              <w:numPr>
                <w:ilvl w:val="0"/>
                <w:numId w:val="10"/>
              </w:numPr>
              <w:spacing w:after="0" w:afterAutospacing="0" w:before="0" w:lineRule="auto"/>
              <w:ind w:left="720" w:hanging="360"/>
              <w:rPr>
                <w:b w:val="0"/>
                <w:bCs w:val="0"/>
                <w:sz w:val="20"/>
                <w:szCs w:val="20"/>
                <w:u w:val="none"/>
              </w:rPr>
            </w:pPr>
            <w:r w:rsidDel="00000000" w:rsidR="00000000" w:rsidRPr="00000000">
              <w:rPr>
                <w:b w:val="0"/>
                <w:bCs w:val="0"/>
                <w:sz w:val="20"/>
                <w:szCs w:val="20"/>
                <w:rtl w:val="0"/>
              </w:rPr>
              <w:t xml:space="preserve">Systems / DevOps Engineer — Supports environment setup, infrastructure provisioning, and deployment activities.</w:t>
            </w:r>
          </w:p>
          <w:p w:rsidR="00000000" w:rsidDel="00000000" w:rsidP="00000000" w:rsidRDefault="00000000" w:rsidRPr="00000000" w14:paraId="0000047D">
            <w:pPr>
              <w:pStyle w:val="Heading2"/>
              <w:keepNext w:val="0"/>
              <w:keepLines w:val="0"/>
              <w:numPr>
                <w:ilvl w:val="0"/>
                <w:numId w:val="10"/>
              </w:numPr>
              <w:spacing w:after="0" w:afterAutospacing="0" w:before="0" w:lineRule="auto"/>
              <w:ind w:left="720" w:hanging="360"/>
              <w:rPr>
                <w:b w:val="0"/>
                <w:bCs w:val="0"/>
                <w:sz w:val="20"/>
                <w:szCs w:val="20"/>
                <w:u w:val="none"/>
              </w:rPr>
            </w:pPr>
            <w:r w:rsidDel="00000000" w:rsidR="00000000" w:rsidRPr="00000000">
              <w:rPr>
                <w:b w:val="0"/>
                <w:bCs w:val="0"/>
                <w:sz w:val="20"/>
                <w:szCs w:val="20"/>
                <w:rtl w:val="0"/>
              </w:rPr>
              <w:t xml:space="preserve">Developer(s) — Participates in API integration, schema configuration, and customisation tasks.</w:t>
            </w:r>
          </w:p>
          <w:p w:rsidR="00000000" w:rsidDel="00000000" w:rsidP="00000000" w:rsidRDefault="00000000" w:rsidRPr="00000000" w14:paraId="0000047E">
            <w:pPr>
              <w:pStyle w:val="Heading2"/>
              <w:keepNext w:val="0"/>
              <w:keepLines w:val="0"/>
              <w:numPr>
                <w:ilvl w:val="0"/>
                <w:numId w:val="10"/>
              </w:numPr>
              <w:spacing w:after="40" w:before="0" w:lineRule="auto"/>
              <w:ind w:left="720" w:hanging="360"/>
              <w:rPr>
                <w:b w:val="0"/>
                <w:bCs w:val="0"/>
                <w:sz w:val="20"/>
                <w:szCs w:val="20"/>
                <w:u w:val="none"/>
              </w:rPr>
            </w:pPr>
            <w:r w:rsidDel="00000000" w:rsidR="00000000" w:rsidRPr="00000000">
              <w:rPr>
                <w:b w:val="0"/>
                <w:bCs w:val="0"/>
                <w:sz w:val="20"/>
                <w:szCs w:val="20"/>
                <w:rtl w:val="0"/>
              </w:rPr>
              <w:t xml:space="preserve">QA / Testing Resource — Collaborates on UAT planning, test execution, and defect triage.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7F">
            <w:pPr>
              <w:pStyle w:val="Heading2"/>
              <w:keepNext w:val="0"/>
              <w:keepLines w:val="0"/>
              <w:spacing w:after="40" w:before="240" w:lineRule="auto"/>
              <w:rPr>
                <w:i w:val="1"/>
                <w:iCs w:val="1"/>
                <w:color w:val="888888"/>
                <w:sz w:val="18"/>
                <w:szCs w:val="18"/>
              </w:rPr>
            </w:pPr>
            <w:r w:rsidDel="00000000" w:rsidR="00000000" w:rsidRPr="00000000">
              <w:rPr>
                <w:i w:val="1"/>
                <w:iCs w:val="1"/>
                <w:color w:val="888888"/>
                <w:sz w:val="18"/>
                <w:szCs w:val="18"/>
                <w:rtl w:val="0"/>
              </w:rPr>
              <w:t xml:space="preserve">Roles may be combined in smaller teams, but the functional coverage must be ensured. These profiles mirror the SP’s staffing model (Section 13A) to enable effective collaboration.</w:t>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80">
            <w:pPr>
              <w:pStyle w:val="Heading2"/>
              <w:keepNext w:val="0"/>
              <w:keepLines w:val="0"/>
              <w:spacing w:after="240" w:befor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81">
            <w:pPr>
              <w:pStyle w:val="Heading2"/>
              <w:keepNext w:val="0"/>
              <w:keepLines w:val="0"/>
              <w:spacing w:after="40" w:before="240" w:lineRule="auto"/>
              <w:rPr>
                <w:sz w:val="20"/>
                <w:szCs w:val="20"/>
              </w:rPr>
            </w:pPr>
            <w:r w:rsidDel="00000000" w:rsidR="00000000" w:rsidRPr="00000000">
              <w:rPr>
                <w:sz w:val="20"/>
                <w:szCs w:val="20"/>
                <w:rtl w:val="0"/>
              </w:rPr>
              <w:t xml:space="preserve">Align Issuers and Verifiers</w:t>
            </w:r>
          </w:p>
          <w:p w:rsidR="00000000" w:rsidDel="00000000" w:rsidP="00000000" w:rsidRDefault="00000000" w:rsidRPr="00000000" w14:paraId="00000482">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Lead the coordination with all issuer institutions and verifying entities identified for the selected use cases. This includes formalising institutional agreements where necessary — such as LoIs, MoUs, or equivalent instruments — to secure their active participation in the rollout.</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83">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4">
            <w:pPr>
              <w:pStyle w:val="Heading2"/>
              <w:keepNext w:val="0"/>
              <w:keepLines w:val="0"/>
              <w:spacing w:after="240" w:befor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5">
            <w:pPr>
              <w:pStyle w:val="Heading2"/>
              <w:keepNext w:val="0"/>
              <w:keepLines w:val="0"/>
              <w:spacing w:after="40" w:before="240" w:lineRule="auto"/>
              <w:rPr>
                <w:sz w:val="20"/>
                <w:szCs w:val="20"/>
              </w:rPr>
            </w:pPr>
            <w:r w:rsidDel="00000000" w:rsidR="00000000" w:rsidRPr="00000000">
              <w:rPr>
                <w:sz w:val="20"/>
                <w:szCs w:val="20"/>
                <w:rtl w:val="0"/>
              </w:rPr>
              <w:t xml:space="preserve">Ensure Data Readiness at the Issuer Level</w:t>
            </w:r>
          </w:p>
          <w:p w:rsidR="00000000" w:rsidDel="00000000" w:rsidP="00000000" w:rsidRDefault="00000000" w:rsidRPr="00000000" w14:paraId="00000486">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Ensure that each data provider (issuer) prepares and cleanses the underlying data to be credentialed. Issuers must expose the data through APIs, web services, or validated file-based mechanisms (CSV/Excel) that the SP can consume for credential generation. Data quality, completeness, and format compliance are the responsibility of the issuer, with guidance from the SP.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7">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189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88">
            <w:pPr>
              <w:pStyle w:val="Heading2"/>
              <w:keepNext w:val="0"/>
              <w:keepLines w:val="0"/>
              <w:spacing w:after="240" w:befor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89">
            <w:pPr>
              <w:pStyle w:val="Heading2"/>
              <w:keepNext w:val="0"/>
              <w:keepLines w:val="0"/>
              <w:spacing w:after="40" w:before="240" w:lineRule="auto"/>
              <w:rPr>
                <w:sz w:val="20"/>
                <w:szCs w:val="20"/>
              </w:rPr>
            </w:pPr>
            <w:r w:rsidDel="00000000" w:rsidR="00000000" w:rsidRPr="00000000">
              <w:rPr>
                <w:sz w:val="20"/>
                <w:szCs w:val="20"/>
                <w:rtl w:val="0"/>
              </w:rPr>
              <w:t xml:space="preserve">Conduct User Acceptance Testing (UAT)</w:t>
            </w:r>
          </w:p>
          <w:p w:rsidR="00000000" w:rsidDel="00000000" w:rsidP="00000000" w:rsidRDefault="00000000" w:rsidRPr="00000000" w14:paraId="0000048A">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Organise and lead User Acceptance Testing in coordination with the SP. The DPI Owner is responsible for mobilising end users (issuers, verifiers, holders), providing test environments where applicable, and formally signing off on UAT results before go-live.</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8B">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C">
            <w:pPr>
              <w:pStyle w:val="Heading2"/>
              <w:keepNext w:val="0"/>
              <w:keepLines w:val="0"/>
              <w:spacing w:after="240" w:befor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D">
            <w:pPr>
              <w:pStyle w:val="Heading2"/>
              <w:keepNext w:val="0"/>
              <w:keepLines w:val="0"/>
              <w:spacing w:after="40" w:before="240" w:lineRule="auto"/>
              <w:rPr>
                <w:sz w:val="20"/>
                <w:szCs w:val="20"/>
              </w:rPr>
            </w:pPr>
            <w:r w:rsidDel="00000000" w:rsidR="00000000" w:rsidRPr="00000000">
              <w:rPr>
                <w:sz w:val="20"/>
                <w:szCs w:val="20"/>
                <w:rtl w:val="0"/>
              </w:rPr>
              <w:t xml:space="preserve">Comply with Institutional and Regulatory Requirements</w:t>
            </w:r>
          </w:p>
          <w:p w:rsidR="00000000" w:rsidDel="00000000" w:rsidP="00000000" w:rsidRDefault="00000000" w:rsidRPr="00000000" w14:paraId="0000048E">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Ensure compliance with all applicable institutional, sectoral, and national regulations governing the deployment, including but not limited to: cybersecurity frameworks, data protection and privacy legislation, information security audits (VAPT), and any sector-specific approval processes required for credential issuance or verification.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8F">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90">
            <w:pPr>
              <w:pStyle w:val="Heading2"/>
              <w:keepNext w:val="0"/>
              <w:keepLines w:val="0"/>
              <w:spacing w:after="240" w:befor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91">
            <w:pPr>
              <w:pStyle w:val="Heading2"/>
              <w:keepNext w:val="0"/>
              <w:keepLines w:val="0"/>
              <w:spacing w:after="40" w:before="240" w:lineRule="auto"/>
              <w:rPr>
                <w:sz w:val="20"/>
                <w:szCs w:val="20"/>
              </w:rPr>
            </w:pPr>
            <w:r w:rsidDel="00000000" w:rsidR="00000000" w:rsidRPr="00000000">
              <w:rPr>
                <w:sz w:val="20"/>
                <w:szCs w:val="20"/>
                <w:rtl w:val="0"/>
              </w:rPr>
              <w:t xml:space="preserve">Assign Resources for Hosting Upon Transition</w:t>
            </w:r>
          </w:p>
          <w:p w:rsidR="00000000" w:rsidDel="00000000" w:rsidP="00000000" w:rsidRDefault="00000000" w:rsidRPr="00000000" w14:paraId="00000492">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Commit to assuming hosting responsibilities at the end of the engagement period (8 months for Core, 12 months for Boost/Scale). This includes provisioning infrastructure, assigning operational personnel, and ensuring budget continuity for cloud or on-premise hosting, monitoring, and support beyond the SP-provided hosting window.</w:t>
            </w:r>
          </w:p>
        </w:tc>
        <w:tc>
          <w:tcPr>
            <w:tcBorders>
              <w:top w:color="000000" w:space="0" w:sz="0" w:val="nil"/>
              <w:left w:color="000000" w:space="0" w:sz="0" w:val="nil"/>
              <w:bottom w:color="cccccc" w:space="0" w:sz="6" w:val="single"/>
              <w:right w:color="cccccc" w:space="0" w:sz="6" w:val="single"/>
            </w:tcBorders>
            <w:shd w:fill="f5f5fa" w:val="clear"/>
            <w:tcMar>
              <w:top w:w="80.0" w:type="dxa"/>
              <w:left w:w="120.0" w:type="dxa"/>
              <w:bottom w:w="80.0" w:type="dxa"/>
              <w:right w:w="120.0" w:type="dxa"/>
            </w:tcMar>
            <w:vAlign w:val="top"/>
          </w:tcPr>
          <w:p w:rsidR="00000000" w:rsidDel="00000000" w:rsidP="00000000" w:rsidRDefault="00000000" w:rsidRPr="00000000" w14:paraId="00000493">
            <w:pPr>
              <w:pStyle w:val="Heading2"/>
              <w:keepNext w:val="0"/>
              <w:keepLines w:val="0"/>
              <w:spacing w:after="40" w:before="240" w:lineRule="auto"/>
              <w:rPr>
                <w:i w:val="1"/>
                <w:iCs w:val="1"/>
                <w:color w:val="888888"/>
                <w:sz w:val="18"/>
                <w:szCs w:val="18"/>
              </w:rPr>
            </w:pPr>
            <w:r w:rsidDel="00000000" w:rsidR="00000000" w:rsidRPr="00000000">
              <w:rPr>
                <w:rtl w:val="0"/>
              </w:rPr>
            </w:r>
          </w:p>
        </w:tc>
      </w:tr>
      <w:tr>
        <w:trPr>
          <w:cantSplit w:val="0"/>
          <w:trHeight w:val="21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94">
            <w:pPr>
              <w:pStyle w:val="Heading2"/>
              <w:keepNext w:val="0"/>
              <w:keepLines w:val="0"/>
              <w:spacing w:after="240" w:befor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95">
            <w:pPr>
              <w:pStyle w:val="Heading2"/>
              <w:keepNext w:val="0"/>
              <w:keepLines w:val="0"/>
              <w:spacing w:after="40" w:before="240" w:lineRule="auto"/>
              <w:rPr>
                <w:sz w:val="20"/>
                <w:szCs w:val="20"/>
              </w:rPr>
            </w:pPr>
            <w:r w:rsidDel="00000000" w:rsidR="00000000" w:rsidRPr="00000000">
              <w:rPr>
                <w:sz w:val="20"/>
                <w:szCs w:val="20"/>
                <w:rtl w:val="0"/>
              </w:rPr>
              <w:t xml:space="preserve">Align Legal and Regulatory Framework</w:t>
            </w:r>
          </w:p>
          <w:p w:rsidR="00000000" w:rsidDel="00000000" w:rsidP="00000000" w:rsidRDefault="00000000" w:rsidRPr="00000000" w14:paraId="00000496">
            <w:pPr>
              <w:pStyle w:val="Heading2"/>
              <w:keepNext w:val="0"/>
              <w:keepLines w:val="0"/>
              <w:spacing w:after="40" w:before="240" w:lineRule="auto"/>
              <w:rPr>
                <w:b w:val="0"/>
                <w:bCs w:val="0"/>
                <w:sz w:val="20"/>
                <w:szCs w:val="20"/>
              </w:rPr>
            </w:pPr>
            <w:r w:rsidDel="00000000" w:rsidR="00000000" w:rsidRPr="00000000">
              <w:rPr>
                <w:b w:val="0"/>
                <w:bCs w:val="0"/>
                <w:sz w:val="20"/>
                <w:szCs w:val="20"/>
                <w:rtl w:val="0"/>
              </w:rPr>
              <w:t xml:space="preserve">Where required, lead the process of aligning or updating the domestic legal and regulatory framework to enable the issuance, storage, verification, and acceptance of verifiable credentials. This may include issuing internal decrees, executive orders, ministerial resolutions, or amendments to existing digital governance policies.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97">
            <w:pPr>
              <w:pStyle w:val="Heading2"/>
              <w:keepNext w:val="0"/>
              <w:keepLines w:val="0"/>
              <w:spacing w:after="40" w:before="240" w:lineRule="auto"/>
              <w:rPr>
                <w:i w:val="1"/>
                <w:iCs w:val="1"/>
                <w:color w:val="888888"/>
                <w:sz w:val="18"/>
                <w:szCs w:val="18"/>
              </w:rPr>
            </w:pPr>
            <w:bookmarkStart w:colFirst="0" w:colLast="0" w:name="_yhtnsgmtn3we" w:id="34"/>
            <w:bookmarkEnd w:id="34"/>
            <w:r w:rsidDel="00000000" w:rsidR="00000000" w:rsidRPr="00000000">
              <w:rPr>
                <w:rtl w:val="0"/>
              </w:rPr>
            </w:r>
          </w:p>
        </w:tc>
      </w:tr>
    </w:tbl>
    <w:p w:rsidR="00000000" w:rsidDel="00000000" w:rsidP="00000000" w:rsidRDefault="00000000" w:rsidRPr="00000000" w14:paraId="00000498">
      <w:pPr>
        <w:pStyle w:val="Heading2"/>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499">
      <w:pPr>
        <w:pStyle w:val="Heading1"/>
        <w:rPr/>
      </w:pPr>
      <w:bookmarkStart w:colFirst="0" w:colLast="0" w:name="_ya7fi1spgrxb" w:id="35"/>
      <w:bookmarkEnd w:id="35"/>
      <w:r w:rsidDel="00000000" w:rsidR="00000000" w:rsidRPr="00000000">
        <w:rPr>
          <w:rtl w:val="0"/>
        </w:rPr>
        <w:t xml:space="preserve">SECTION 1</w:t>
      </w:r>
      <w:r w:rsidDel="00000000" w:rsidR="00000000" w:rsidRPr="00000000">
        <w:rPr>
          <w:rtl w:val="0"/>
        </w:rPr>
        <w:t xml:space="preserve">6</w:t>
      </w:r>
    </w:p>
    <w:p w:rsidR="00000000" w:rsidDel="00000000" w:rsidP="00000000" w:rsidRDefault="00000000" w:rsidRPr="00000000" w14:paraId="0000049A">
      <w:pPr>
        <w:pStyle w:val="Heading2"/>
        <w:keepNext w:val="0"/>
        <w:keepLines w:val="0"/>
        <w:rPr/>
      </w:pPr>
      <w:commentRangeStart w:id="21"/>
      <w:r w:rsidDel="00000000" w:rsidR="00000000" w:rsidRPr="00000000">
        <w:rPr>
          <w:rtl w:val="0"/>
        </w:rPr>
        <w:t xml:space="preserve">Pricing Band Methodology</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49B">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Rather than prescribing fixed rates, this framework uses pricing bands that account for regional variation in labour costs, travel expenses, and hosting infrastructure. Service Providers propose rates within defined bands; evaluators assess value-for-money relative to the band and country context.</w:t>
      </w:r>
    </w:p>
    <w:p w:rsidR="00000000" w:rsidDel="00000000" w:rsidP="00000000" w:rsidRDefault="00000000" w:rsidRPr="00000000" w14:paraId="0000049D">
      <w:pPr>
        <w:pStyle w:val="Heading3"/>
        <w:rPr/>
      </w:pPr>
      <w:r w:rsidDel="00000000" w:rsidR="00000000" w:rsidRPr="00000000">
        <w:rPr>
          <w:rtl w:val="0"/>
        </w:rPr>
        <w:t xml:space="preserve">16A. Regional Pricing Bands</w:t>
      </w:r>
    </w:p>
    <w:p w:rsidR="00000000" w:rsidDel="00000000" w:rsidP="00000000" w:rsidRDefault="00000000" w:rsidRPr="00000000" w14:paraId="0000049E">
      <w:pPr>
        <w:rPr/>
      </w:pPr>
      <w:r w:rsidDel="00000000" w:rsidR="00000000" w:rsidRPr="00000000">
        <w:rPr>
          <w:rtl w:val="0"/>
        </w:rPr>
        <w:t xml:space="preserve">Three regional bands are defined based on typical cost-of-delivery profiles. Band A: lower-cost regions (e.g., South/Southeast Asia, parts of Sub-Saharan Africa). Band B: mid-cost regions (e.g., Latin America, Eastern Europe, Caribbean). Band C: higher-cost regions or engagements requiring specialised/niche skills.</w:t>
      </w:r>
    </w:p>
    <w:tbl>
      <w:tblPr>
        <w:tblStyle w:val="Table21"/>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2000"/>
        <w:gridCol w:w="2500"/>
        <w:gridCol w:w="2403"/>
        <w:gridCol w:w="2403"/>
        <w:tblGridChange w:id="0">
          <w:tblGrid>
            <w:gridCol w:w="2000"/>
            <w:gridCol w:w="2500"/>
            <w:gridCol w:w="2403"/>
            <w:gridCol w:w="2403"/>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9F">
            <w:pPr>
              <w:jc w:val="center"/>
              <w:rPr/>
            </w:pPr>
            <w:r w:rsidDel="00000000" w:rsidR="00000000" w:rsidRPr="00000000">
              <w:rPr>
                <w:b w:val="1"/>
                <w:bCs w:val="1"/>
                <w:color w:val="ffffff"/>
                <w:sz w:val="21"/>
                <w:szCs w:val="21"/>
                <w:rtl w:val="0"/>
              </w:rPr>
              <w:t xml:space="preserve">Role 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A0">
            <w:pPr>
              <w:jc w:val="center"/>
              <w:rPr/>
            </w:pPr>
            <w:r w:rsidDel="00000000" w:rsidR="00000000" w:rsidRPr="00000000">
              <w:rPr>
                <w:b w:val="1"/>
                <w:bCs w:val="1"/>
                <w:color w:val="ffffff"/>
                <w:sz w:val="21"/>
                <w:szCs w:val="21"/>
                <w:rtl w:val="0"/>
              </w:rPr>
              <w:t xml:space="preserve">Band A (Lower-cost)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A1">
            <w:pPr>
              <w:jc w:val="center"/>
              <w:rPr/>
            </w:pPr>
            <w:r w:rsidDel="00000000" w:rsidR="00000000" w:rsidRPr="00000000">
              <w:rPr>
                <w:b w:val="1"/>
                <w:bCs w:val="1"/>
                <w:color w:val="ffffff"/>
                <w:sz w:val="21"/>
                <w:szCs w:val="21"/>
                <w:rtl w:val="0"/>
              </w:rPr>
              <w:t xml:space="preserve">Band B (Mid-cost)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A2">
            <w:pPr>
              <w:jc w:val="center"/>
              <w:rPr/>
            </w:pPr>
            <w:r w:rsidDel="00000000" w:rsidR="00000000" w:rsidRPr="00000000">
              <w:rPr>
                <w:b w:val="1"/>
                <w:bCs w:val="1"/>
                <w:color w:val="ffffff"/>
                <w:sz w:val="21"/>
                <w:szCs w:val="21"/>
                <w:rtl w:val="0"/>
              </w:rPr>
              <w:t xml:space="preserve">Band C (Higher-cost)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3">
            <w:pPr>
              <w:rPr/>
            </w:pPr>
            <w:r w:rsidDel="00000000" w:rsidR="00000000" w:rsidRPr="00000000">
              <w:rPr>
                <w:b w:val="1"/>
                <w:bCs w:val="1"/>
                <w:sz w:val="21"/>
                <w:szCs w:val="21"/>
                <w:rtl w:val="0"/>
              </w:rPr>
              <w:t xml:space="preserve">Program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4">
            <w:pPr>
              <w:jc w:val="center"/>
              <w:rPr/>
            </w:pPr>
            <w:r w:rsidDel="00000000" w:rsidR="00000000" w:rsidRPr="00000000">
              <w:rPr>
                <w:sz w:val="21"/>
                <w:szCs w:val="21"/>
                <w:rtl w:val="0"/>
              </w:rPr>
              <w:t xml:space="preserve">$15 – $30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5">
            <w:pPr>
              <w:jc w:val="center"/>
              <w:rPr/>
            </w:pPr>
            <w:r w:rsidDel="00000000" w:rsidR="00000000" w:rsidRPr="00000000">
              <w:rPr>
                <w:sz w:val="21"/>
                <w:szCs w:val="21"/>
                <w:rtl w:val="0"/>
              </w:rPr>
              <w:t xml:space="preserve">$30 – $50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6">
            <w:pPr>
              <w:jc w:val="center"/>
              <w:rPr/>
            </w:pPr>
            <w:r w:rsidDel="00000000" w:rsidR="00000000" w:rsidRPr="00000000">
              <w:rPr>
                <w:sz w:val="21"/>
                <w:szCs w:val="21"/>
                <w:rtl w:val="0"/>
              </w:rPr>
              <w:t xml:space="preserve">$50 – $80 / hr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7">
            <w:pPr>
              <w:rPr/>
            </w:pPr>
            <w:r w:rsidDel="00000000" w:rsidR="00000000" w:rsidRPr="00000000">
              <w:rPr>
                <w:b w:val="1"/>
                <w:bCs w:val="1"/>
                <w:sz w:val="21"/>
                <w:szCs w:val="21"/>
                <w:rtl w:val="0"/>
              </w:rPr>
              <w:t xml:space="preserve">Program (Remote)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8">
            <w:pPr>
              <w:jc w:val="center"/>
              <w:rPr/>
            </w:pPr>
            <w:r w:rsidDel="00000000" w:rsidR="00000000" w:rsidRPr="00000000">
              <w:rPr>
                <w:sz w:val="21"/>
                <w:szCs w:val="21"/>
                <w:rtl w:val="0"/>
              </w:rPr>
              <w:t xml:space="preserve">$20 – $35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9">
            <w:pPr>
              <w:jc w:val="center"/>
              <w:rPr/>
            </w:pPr>
            <w:r w:rsidDel="00000000" w:rsidR="00000000" w:rsidRPr="00000000">
              <w:rPr>
                <w:sz w:val="21"/>
                <w:szCs w:val="21"/>
                <w:rtl w:val="0"/>
              </w:rPr>
              <w:t xml:space="preserve">$35 – $55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A">
            <w:pPr>
              <w:jc w:val="center"/>
              <w:rPr/>
            </w:pPr>
            <w:r w:rsidDel="00000000" w:rsidR="00000000" w:rsidRPr="00000000">
              <w:rPr>
                <w:sz w:val="21"/>
                <w:szCs w:val="21"/>
                <w:rtl w:val="0"/>
              </w:rPr>
              <w:t xml:space="preserve">$55 – $85 / hr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B">
            <w:pPr>
              <w:rPr/>
            </w:pPr>
            <w:r w:rsidDel="00000000" w:rsidR="00000000" w:rsidRPr="00000000">
              <w:rPr>
                <w:b w:val="1"/>
                <w:bCs w:val="1"/>
                <w:sz w:val="21"/>
                <w:szCs w:val="21"/>
                <w:rtl w:val="0"/>
              </w:rPr>
              <w:t xml:space="preserve">Tech – Dev (Remote)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C">
            <w:pPr>
              <w:jc w:val="center"/>
              <w:rPr/>
            </w:pPr>
            <w:r w:rsidDel="00000000" w:rsidR="00000000" w:rsidRPr="00000000">
              <w:rPr>
                <w:sz w:val="21"/>
                <w:szCs w:val="21"/>
                <w:rtl w:val="0"/>
              </w:rPr>
              <w:t xml:space="preserve">$25 – $45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D">
            <w:pPr>
              <w:jc w:val="center"/>
              <w:rPr/>
            </w:pPr>
            <w:r w:rsidDel="00000000" w:rsidR="00000000" w:rsidRPr="00000000">
              <w:rPr>
                <w:sz w:val="21"/>
                <w:szCs w:val="21"/>
                <w:rtl w:val="0"/>
              </w:rPr>
              <w:t xml:space="preserve">$45 – $65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AE">
            <w:pPr>
              <w:jc w:val="center"/>
              <w:rPr/>
            </w:pPr>
            <w:r w:rsidDel="00000000" w:rsidR="00000000" w:rsidRPr="00000000">
              <w:rPr>
                <w:sz w:val="21"/>
                <w:szCs w:val="21"/>
                <w:rtl w:val="0"/>
              </w:rPr>
              <w:t xml:space="preserve">$65 – $100 / hr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AF">
            <w:pPr>
              <w:rPr/>
            </w:pPr>
            <w:r w:rsidDel="00000000" w:rsidR="00000000" w:rsidRPr="00000000">
              <w:rPr>
                <w:b w:val="1"/>
                <w:bCs w:val="1"/>
                <w:sz w:val="21"/>
                <w:szCs w:val="21"/>
                <w:rtl w:val="0"/>
              </w:rPr>
              <w:t xml:space="preserve">Tech – Ops (Remote)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0">
            <w:pPr>
              <w:jc w:val="center"/>
              <w:rPr/>
            </w:pPr>
            <w:r w:rsidDel="00000000" w:rsidR="00000000" w:rsidRPr="00000000">
              <w:rPr>
                <w:sz w:val="21"/>
                <w:szCs w:val="21"/>
                <w:rtl w:val="0"/>
              </w:rPr>
              <w:t xml:space="preserve">$15 – $30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1">
            <w:pPr>
              <w:jc w:val="center"/>
              <w:rPr/>
            </w:pPr>
            <w:r w:rsidDel="00000000" w:rsidR="00000000" w:rsidRPr="00000000">
              <w:rPr>
                <w:sz w:val="21"/>
                <w:szCs w:val="21"/>
                <w:rtl w:val="0"/>
              </w:rPr>
              <w:t xml:space="preserve">$30 – $50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B2">
            <w:pPr>
              <w:jc w:val="center"/>
              <w:rPr/>
            </w:pPr>
            <w:r w:rsidDel="00000000" w:rsidR="00000000" w:rsidRPr="00000000">
              <w:rPr>
                <w:sz w:val="21"/>
                <w:szCs w:val="21"/>
                <w:rtl w:val="0"/>
              </w:rPr>
              <w:t xml:space="preserve">$50 – $75 / hr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3">
            <w:pPr>
              <w:rPr>
                <w:b w:val="1"/>
                <w:bCs w:val="1"/>
                <w:sz w:val="21"/>
                <w:szCs w:val="21"/>
              </w:rPr>
            </w:pPr>
            <w:r w:rsidDel="00000000" w:rsidR="00000000" w:rsidRPr="00000000">
              <w:rPr>
                <w:b w:val="1"/>
                <w:bCs w:val="1"/>
                <w:sz w:val="21"/>
                <w:szCs w:val="21"/>
                <w:rtl w:val="0"/>
              </w:rPr>
              <w:t xml:space="preserve">Blended Average (Indicative)</w:t>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4">
            <w:pPr>
              <w:jc w:val="center"/>
              <w:rPr/>
            </w:pPr>
            <w:r w:rsidDel="00000000" w:rsidR="00000000" w:rsidRPr="00000000">
              <w:rPr>
                <w:sz w:val="21"/>
                <w:szCs w:val="21"/>
                <w:rtl w:val="0"/>
              </w:rPr>
              <w:t xml:space="preserve">$25 – $40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5">
            <w:pPr>
              <w:jc w:val="center"/>
              <w:rPr/>
            </w:pPr>
            <w:r w:rsidDel="00000000" w:rsidR="00000000" w:rsidRPr="00000000">
              <w:rPr>
                <w:sz w:val="21"/>
                <w:szCs w:val="21"/>
                <w:rtl w:val="0"/>
              </w:rPr>
              <w:t xml:space="preserve">$40 – $55 / hr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6">
            <w:pPr>
              <w:jc w:val="center"/>
              <w:rPr/>
            </w:pPr>
            <w:r w:rsidDel="00000000" w:rsidR="00000000" w:rsidRPr="00000000">
              <w:rPr>
                <w:sz w:val="21"/>
                <w:szCs w:val="21"/>
                <w:rtl w:val="0"/>
              </w:rPr>
              <w:t xml:space="preserve">$55 – $80 / hr</w:t>
            </w:r>
            <w:r w:rsidDel="00000000" w:rsidR="00000000" w:rsidRPr="00000000">
              <w:rPr>
                <w:rtl w:val="0"/>
              </w:rPr>
            </w:r>
          </w:p>
        </w:tc>
      </w:tr>
    </w:tbl>
    <w:p w:rsidR="00000000" w:rsidDel="00000000" w:rsidP="00000000" w:rsidRDefault="00000000" w:rsidRPr="00000000" w14:paraId="000004B7">
      <w:pPr>
        <w:spacing w:after="240" w:before="240" w:lineRule="auto"/>
        <w:rPr/>
      </w:pPr>
      <w:r w:rsidDel="00000000" w:rsidR="00000000" w:rsidRPr="00000000">
        <w:rPr>
          <w:b w:val="1"/>
          <w:bCs w:val="1"/>
          <w:rtl w:val="0"/>
        </w:rPr>
        <w:t xml:space="preserve">Calibration basis:</w:t>
      </w:r>
      <w:r w:rsidDel="00000000" w:rsidR="00000000" w:rsidRPr="00000000">
        <w:rPr>
          <w:rtl w:val="0"/>
        </w:rPr>
        <w:t xml:space="preserve"> Band B ranges are anchored by the implied blended rates from reference engagements ($39–$55/hr). Band A and Band C ranges are directional estimates whose indicative multipliers (approximately 0.65× and 1.45× to the Band B midpoint) reflect assumed regional labour cost differentials and should be recalibrated as engagements are completed in Band A and Band C countries. Early evidence from a Band A engagement suggests that SP delivery model (product-based vs consulting-led) may drive greater cost variation than regional factors alone.</w:t>
      </w:r>
    </w:p>
    <w:p w:rsidR="00000000" w:rsidDel="00000000" w:rsidP="00000000" w:rsidRDefault="00000000" w:rsidRPr="00000000" w14:paraId="000004B8">
      <w:pPr>
        <w:spacing w:before="60" w:lineRule="auto"/>
        <w:rPr/>
      </w:pPr>
      <w:r w:rsidDel="00000000" w:rsidR="00000000" w:rsidRPr="00000000">
        <w:rPr>
          <w:rtl w:val="0"/>
        </w:rPr>
      </w:r>
    </w:p>
    <w:p w:rsidR="00000000" w:rsidDel="00000000" w:rsidP="00000000" w:rsidRDefault="00000000" w:rsidRPr="00000000" w14:paraId="000004B9">
      <w:pPr>
        <w:pStyle w:val="Heading3"/>
        <w:rPr/>
      </w:pPr>
      <w:r w:rsidDel="00000000" w:rsidR="00000000" w:rsidRPr="00000000">
        <w:rPr>
          <w:rtl w:val="0"/>
        </w:rPr>
        <w:t xml:space="preserve">16B. Regional Multipliers for Non-People Costs</w:t>
      </w:r>
    </w:p>
    <w:tbl>
      <w:tblPr>
        <w:tblStyle w:val="Table22"/>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102"/>
        <w:gridCol w:w="3102"/>
        <w:gridCol w:w="3102"/>
        <w:tblGridChange w:id="0">
          <w:tblGrid>
            <w:gridCol w:w="3102"/>
            <w:gridCol w:w="3102"/>
            <w:gridCol w:w="3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BA">
            <w:pPr>
              <w:jc w:val="center"/>
              <w:rPr/>
            </w:pPr>
            <w:r w:rsidDel="00000000" w:rsidR="00000000" w:rsidRPr="00000000">
              <w:rPr>
                <w:b w:val="1"/>
                <w:bCs w:val="1"/>
                <w:color w:val="ffffff"/>
                <w:sz w:val="21"/>
                <w:szCs w:val="21"/>
                <w:rtl w:val="0"/>
              </w:rPr>
              <w:t xml:space="preserve">Cost 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BB">
            <w:pPr>
              <w:jc w:val="center"/>
              <w:rPr/>
            </w:pPr>
            <w:r w:rsidDel="00000000" w:rsidR="00000000" w:rsidRPr="00000000">
              <w:rPr>
                <w:b w:val="1"/>
                <w:bCs w:val="1"/>
                <w:color w:val="ffffff"/>
                <w:sz w:val="21"/>
                <w:szCs w:val="21"/>
                <w:rtl w:val="0"/>
              </w:rPr>
              <w:t xml:space="preserve">Multiplier 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BC">
            <w:pPr>
              <w:jc w:val="center"/>
              <w:rPr/>
            </w:pPr>
            <w:r w:rsidDel="00000000" w:rsidR="00000000" w:rsidRPr="00000000">
              <w:rPr>
                <w:b w:val="1"/>
                <w:bCs w:val="1"/>
                <w:color w:val="ffffff"/>
                <w:sz w:val="21"/>
                <w:szCs w:val="21"/>
                <w:rtl w:val="0"/>
              </w:rPr>
              <w:t xml:space="preserve">Key Variables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D">
            <w:pPr>
              <w:rPr/>
            </w:pPr>
            <w:r w:rsidDel="00000000" w:rsidR="00000000" w:rsidRPr="00000000">
              <w:rPr>
                <w:b w:val="1"/>
                <w:bCs w:val="1"/>
                <w:sz w:val="21"/>
                <w:szCs w:val="21"/>
                <w:rtl w:val="0"/>
              </w:rPr>
              <w:t xml:space="preserve">Travel (international)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E">
            <w:pPr>
              <w:jc w:val="center"/>
              <w:rPr/>
            </w:pPr>
            <w:r w:rsidDel="00000000" w:rsidR="00000000" w:rsidRPr="00000000">
              <w:rPr>
                <w:sz w:val="21"/>
                <w:szCs w:val="21"/>
                <w:rtl w:val="0"/>
              </w:rPr>
              <w:t xml:space="preserve">0.7x – 1.5x of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BF">
            <w:pPr>
              <w:jc w:val="center"/>
              <w:rPr/>
            </w:pPr>
            <w:r w:rsidDel="00000000" w:rsidR="00000000" w:rsidRPr="00000000">
              <w:rPr>
                <w:sz w:val="21"/>
                <w:szCs w:val="21"/>
                <w:rtl w:val="0"/>
              </w:rPr>
              <w:t xml:space="preserve">Distance from SP base, visa complexity, frequency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0">
            <w:pPr>
              <w:rPr/>
            </w:pPr>
            <w:r w:rsidDel="00000000" w:rsidR="00000000" w:rsidRPr="00000000">
              <w:rPr>
                <w:b w:val="1"/>
                <w:bCs w:val="1"/>
                <w:sz w:val="21"/>
                <w:szCs w:val="21"/>
                <w:rtl w:val="0"/>
              </w:rPr>
              <w:t xml:space="preserve">Travel (in-country)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1">
            <w:pPr>
              <w:jc w:val="center"/>
              <w:rPr/>
            </w:pPr>
            <w:r w:rsidDel="00000000" w:rsidR="00000000" w:rsidRPr="00000000">
              <w:rPr>
                <w:sz w:val="21"/>
                <w:szCs w:val="21"/>
                <w:rtl w:val="0"/>
              </w:rPr>
              <w:t xml:space="preserve">0.5x – 1.3x of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2">
            <w:pPr>
              <w:jc w:val="center"/>
              <w:rPr/>
            </w:pPr>
            <w:r w:rsidDel="00000000" w:rsidR="00000000" w:rsidRPr="00000000">
              <w:rPr>
                <w:sz w:val="21"/>
                <w:szCs w:val="21"/>
                <w:rtl w:val="0"/>
              </w:rPr>
              <w:t xml:space="preserve">Country size, urban vs. rural deployment sites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3">
            <w:pPr>
              <w:rPr/>
            </w:pPr>
            <w:r w:rsidDel="00000000" w:rsidR="00000000" w:rsidRPr="00000000">
              <w:rPr>
                <w:b w:val="1"/>
                <w:bCs w:val="1"/>
                <w:sz w:val="21"/>
                <w:szCs w:val="21"/>
                <w:rtl w:val="0"/>
              </w:rPr>
              <w:t xml:space="preserve">Cloud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4">
            <w:pPr>
              <w:jc w:val="center"/>
              <w:rPr/>
            </w:pPr>
            <w:r w:rsidDel="00000000" w:rsidR="00000000" w:rsidRPr="00000000">
              <w:rPr>
                <w:sz w:val="21"/>
                <w:szCs w:val="21"/>
                <w:rtl w:val="0"/>
              </w:rPr>
              <w:t xml:space="preserve">0.8x – 2.0x of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C5">
            <w:pPr>
              <w:jc w:val="center"/>
              <w:rPr/>
            </w:pPr>
            <w:r w:rsidDel="00000000" w:rsidR="00000000" w:rsidRPr="00000000">
              <w:rPr>
                <w:sz w:val="21"/>
                <w:szCs w:val="21"/>
                <w:rtl w:val="0"/>
              </w:rPr>
              <w:t xml:space="preserve">Data residency, cloud provider availability, on-prem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6">
            <w:pPr>
              <w:rPr/>
            </w:pPr>
            <w:r w:rsidDel="00000000" w:rsidR="00000000" w:rsidRPr="00000000">
              <w:rPr>
                <w:b w:val="1"/>
                <w:bCs w:val="1"/>
                <w:sz w:val="21"/>
                <w:szCs w:val="21"/>
                <w:rtl w:val="0"/>
              </w:rPr>
              <w:t xml:space="preserve">Tooling &amp;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7">
            <w:pPr>
              <w:jc w:val="center"/>
              <w:rPr/>
            </w:pPr>
            <w:r w:rsidDel="00000000" w:rsidR="00000000" w:rsidRPr="00000000">
              <w:rPr>
                <w:sz w:val="21"/>
                <w:szCs w:val="21"/>
                <w:rtl w:val="0"/>
              </w:rPr>
              <w:t xml:space="preserve">0.9x – 1.2x of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C8">
            <w:pPr>
              <w:jc w:val="center"/>
              <w:rPr/>
            </w:pPr>
            <w:r w:rsidDel="00000000" w:rsidR="00000000" w:rsidRPr="00000000">
              <w:rPr>
                <w:sz w:val="21"/>
                <w:szCs w:val="21"/>
                <w:rtl w:val="0"/>
              </w:rPr>
              <w:t xml:space="preserve">ISV selection, open-source vs. commercial components</w:t>
            </w:r>
            <w:r w:rsidDel="00000000" w:rsidR="00000000" w:rsidRPr="00000000">
              <w:rPr>
                <w:rtl w:val="0"/>
              </w:rPr>
            </w:r>
          </w:p>
        </w:tc>
      </w:tr>
    </w:tbl>
    <w:p w:rsidR="00000000" w:rsidDel="00000000" w:rsidP="00000000" w:rsidRDefault="00000000" w:rsidRPr="00000000" w14:paraId="000004C9">
      <w:pPr>
        <w:spacing w:before="60" w:lineRule="auto"/>
        <w:rPr/>
      </w:pPr>
      <w:r w:rsidDel="00000000" w:rsidR="00000000" w:rsidRPr="00000000">
        <w:rPr>
          <w:rtl w:val="0"/>
        </w:rPr>
      </w:r>
    </w:p>
    <w:p w:rsidR="00000000" w:rsidDel="00000000" w:rsidP="00000000" w:rsidRDefault="00000000" w:rsidRPr="00000000" w14:paraId="000004CA">
      <w:pPr>
        <w:pStyle w:val="Heading3"/>
        <w:rPr/>
      </w:pPr>
      <w:r w:rsidDel="00000000" w:rsidR="00000000" w:rsidRPr="00000000">
        <w:rPr>
          <w:rtl w:val="0"/>
        </w:rPr>
        <w:t xml:space="preserve">16C. Contingency / Flex Cost</w:t>
      </w:r>
    </w:p>
    <w:p w:rsidR="00000000" w:rsidDel="00000000" w:rsidP="00000000" w:rsidRDefault="00000000" w:rsidRPr="00000000" w14:paraId="000004CB">
      <w:pPr>
        <w:rPr/>
      </w:pPr>
      <w:r w:rsidDel="00000000" w:rsidR="00000000" w:rsidRPr="00000000">
        <w:rPr>
          <w:rtl w:val="0"/>
        </w:rPr>
        <w:t xml:space="preserve">A contingency buffer of 15–20% of People Cost (Category I) is recommended, consistent with existing DaaS engagements. When expressed as a share of total engagement cost, this typically translates to approximately 8–13% of the grand total.</w:t>
      </w:r>
    </w:p>
    <w:p w:rsidR="00000000" w:rsidDel="00000000" w:rsidP="00000000" w:rsidRDefault="00000000" w:rsidRPr="00000000" w14:paraId="000004CC">
      <w:pPr>
        <w:spacing w:after="100" w:lineRule="auto"/>
        <w:rPr/>
      </w:pPr>
      <w:r w:rsidDel="00000000" w:rsidR="00000000" w:rsidRPr="00000000">
        <w:rPr>
          <w:b w:val="1"/>
          <w:bCs w:val="1"/>
          <w:color w:val="1a2b45"/>
          <w:rtl w:val="0"/>
        </w:rPr>
        <w:t xml:space="preserve">15% of People Cost: </w:t>
      </w:r>
      <w:r w:rsidDel="00000000" w:rsidR="00000000" w:rsidRPr="00000000">
        <w:rPr>
          <w:rtl w:val="0"/>
        </w:rPr>
        <w:t xml:space="preserve">Countries with established digital infrastructure, clear use cases, and experienced DPI Owners.</w:t>
      </w:r>
    </w:p>
    <w:p w:rsidR="00000000" w:rsidDel="00000000" w:rsidP="00000000" w:rsidRDefault="00000000" w:rsidRPr="00000000" w14:paraId="000004CD">
      <w:pPr>
        <w:spacing w:after="100" w:lineRule="auto"/>
        <w:rPr/>
      </w:pPr>
      <w:r w:rsidDel="00000000" w:rsidR="00000000" w:rsidRPr="00000000">
        <w:rPr>
          <w:b w:val="1"/>
          <w:bCs w:val="1"/>
          <w:color w:val="1a2b45"/>
          <w:rtl w:val="0"/>
        </w:rPr>
        <w:t xml:space="preserve">20% of People Cost: </w:t>
      </w:r>
      <w:r w:rsidDel="00000000" w:rsidR="00000000" w:rsidRPr="00000000">
        <w:rPr>
          <w:rtl w:val="0"/>
        </w:rPr>
        <w:t xml:space="preserve">First-time DaaS adopters, countries with limited IT infrastructure, or engagements with significant integration uncertainty.</w:t>
      </w:r>
    </w:p>
    <w:p w:rsidR="00000000" w:rsidDel="00000000" w:rsidP="00000000" w:rsidRDefault="00000000" w:rsidRPr="00000000" w14:paraId="000004CE">
      <w:pPr>
        <w:rPr/>
      </w:pPr>
      <w:r w:rsidDel="00000000" w:rsidR="00000000" w:rsidRPr="00000000">
        <w:br w:type="page"/>
      </w:r>
      <w:r w:rsidDel="00000000" w:rsidR="00000000" w:rsidRPr="00000000">
        <w:rPr>
          <w:rtl w:val="0"/>
        </w:rPr>
      </w:r>
    </w:p>
    <w:p w:rsidR="00000000" w:rsidDel="00000000" w:rsidP="00000000" w:rsidRDefault="00000000" w:rsidRPr="00000000" w14:paraId="000004CF">
      <w:pPr>
        <w:pStyle w:val="Heading1"/>
        <w:spacing w:after="40" w:before="60" w:lineRule="auto"/>
        <w:rPr/>
      </w:pPr>
      <w:bookmarkStart w:colFirst="0" w:colLast="0" w:name="_bd7ow3lt9z9j" w:id="36"/>
      <w:bookmarkEnd w:id="36"/>
      <w:r w:rsidDel="00000000" w:rsidR="00000000" w:rsidRPr="00000000">
        <w:rPr>
          <w:rtl w:val="0"/>
        </w:rPr>
        <w:t xml:space="preserve">SECTION 17</w:t>
      </w:r>
    </w:p>
    <w:p w:rsidR="00000000" w:rsidDel="00000000" w:rsidP="00000000" w:rsidRDefault="00000000" w:rsidRPr="00000000" w14:paraId="000004D0">
      <w:pPr>
        <w:pStyle w:val="Heading2"/>
        <w:keepNext w:val="0"/>
        <w:keepLines w:val="0"/>
        <w:rPr/>
      </w:pPr>
      <w:r w:rsidDel="00000000" w:rsidR="00000000" w:rsidRPr="00000000">
        <w:rPr>
          <w:rtl w:val="0"/>
        </w:rPr>
        <w:t xml:space="preserve">Indicative Cost Structure by Tier</w:t>
      </w:r>
    </w:p>
    <w:p w:rsidR="00000000" w:rsidDel="00000000" w:rsidP="00000000" w:rsidRDefault="00000000" w:rsidRPr="00000000" w14:paraId="000004D1">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following table shows the relative weight of each cost category as a percentage of total engagement cost. These proportions serve as a benchmark for evaluating Service Provider proposals.</w:t>
      </w:r>
    </w:p>
    <w:tbl>
      <w:tblPr>
        <w:tblStyle w:val="Table23"/>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000"/>
        <w:gridCol w:w="2102"/>
        <w:gridCol w:w="2102"/>
        <w:gridCol w:w="2102"/>
        <w:tblGridChange w:id="0">
          <w:tblGrid>
            <w:gridCol w:w="3000"/>
            <w:gridCol w:w="2102"/>
            <w:gridCol w:w="2102"/>
            <w:gridCol w:w="2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D3">
            <w:pPr>
              <w:jc w:val="center"/>
              <w:rPr/>
            </w:pPr>
            <w:r w:rsidDel="00000000" w:rsidR="00000000" w:rsidRPr="00000000">
              <w:rPr>
                <w:b w:val="1"/>
                <w:bCs w:val="1"/>
                <w:color w:val="ffffff"/>
                <w:sz w:val="21"/>
                <w:szCs w:val="21"/>
                <w:rtl w:val="0"/>
              </w:rPr>
              <w:t xml:space="preserve">Cost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4D4">
            <w:pPr>
              <w:jc w:val="center"/>
              <w:rPr/>
            </w:pPr>
            <w:r w:rsidDel="00000000" w:rsidR="00000000" w:rsidRPr="00000000">
              <w:rPr>
                <w:b w:val="1"/>
                <w:bCs w:val="1"/>
                <w:color w:val="ffffff"/>
                <w:sz w:val="21"/>
                <w:szCs w:val="21"/>
                <w:rtl w:val="0"/>
              </w:rPr>
              <w:t xml:space="preserve">Core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4D5">
            <w:pPr>
              <w:jc w:val="center"/>
              <w:rPr/>
            </w:pPr>
            <w:r w:rsidDel="00000000" w:rsidR="00000000" w:rsidRPr="00000000">
              <w:rPr>
                <w:b w:val="1"/>
                <w:bCs w:val="1"/>
                <w:color w:val="ffffff"/>
                <w:sz w:val="21"/>
                <w:szCs w:val="21"/>
                <w:rtl w:val="0"/>
              </w:rPr>
              <w:t xml:space="preserve">Plus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4D6">
            <w:pPr>
              <w:jc w:val="center"/>
              <w:rPr/>
            </w:pPr>
            <w:r w:rsidDel="00000000" w:rsidR="00000000" w:rsidRPr="00000000">
              <w:rPr>
                <w:b w:val="1"/>
                <w:bCs w:val="1"/>
                <w:color w:val="ffffff"/>
                <w:sz w:val="21"/>
                <w:szCs w:val="21"/>
                <w:rtl w:val="0"/>
              </w:rPr>
              <w:t xml:space="preserve">Scale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D7">
            <w:pPr>
              <w:rPr/>
            </w:pPr>
            <w:r w:rsidDel="00000000" w:rsidR="00000000" w:rsidRPr="00000000">
              <w:rPr>
                <w:b w:val="1"/>
                <w:bCs w:val="1"/>
                <w:sz w:val="21"/>
                <w:szCs w:val="21"/>
                <w:rtl w:val="0"/>
              </w:rPr>
              <w:t xml:space="preserve">I. 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D8">
            <w:pPr>
              <w:jc w:val="center"/>
              <w:rPr/>
            </w:pPr>
            <w:r w:rsidDel="00000000" w:rsidR="00000000" w:rsidRPr="00000000">
              <w:rPr>
                <w:sz w:val="21"/>
                <w:szCs w:val="21"/>
                <w:rtl w:val="0"/>
              </w:rPr>
              <w:t xml:space="preserve">60–70%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D9">
            <w:pPr>
              <w:jc w:val="center"/>
              <w:rPr/>
            </w:pPr>
            <w:r w:rsidDel="00000000" w:rsidR="00000000" w:rsidRPr="00000000">
              <w:rPr>
                <w:sz w:val="21"/>
                <w:szCs w:val="21"/>
                <w:rtl w:val="0"/>
              </w:rPr>
              <w:t xml:space="preserve">55–65%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DA">
            <w:pPr>
              <w:jc w:val="center"/>
              <w:rPr/>
            </w:pPr>
            <w:r w:rsidDel="00000000" w:rsidR="00000000" w:rsidRPr="00000000">
              <w:rPr>
                <w:sz w:val="21"/>
                <w:szCs w:val="21"/>
                <w:rtl w:val="0"/>
              </w:rPr>
              <w:t xml:space="preserve">50–60%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DB">
            <w:pPr>
              <w:rPr/>
            </w:pPr>
            <w:r w:rsidDel="00000000" w:rsidR="00000000" w:rsidRPr="00000000">
              <w:rPr>
                <w:b w:val="1"/>
                <w:bCs w:val="1"/>
                <w:sz w:val="21"/>
                <w:szCs w:val="21"/>
                <w:rtl w:val="0"/>
              </w:rPr>
              <w:t xml:space="preserve">II. Travel &amp; Logistics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DC">
            <w:pPr>
              <w:jc w:val="center"/>
              <w:rPr/>
            </w:pPr>
            <w:r w:rsidDel="00000000" w:rsidR="00000000" w:rsidRPr="00000000">
              <w:rPr>
                <w:sz w:val="21"/>
                <w:szCs w:val="21"/>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DD">
            <w:pPr>
              <w:jc w:val="center"/>
              <w:rPr/>
            </w:pPr>
            <w:r w:rsidDel="00000000" w:rsidR="00000000" w:rsidRPr="00000000">
              <w:rPr>
                <w:sz w:val="21"/>
                <w:szCs w:val="21"/>
                <w:rtl w:val="0"/>
              </w:rPr>
              <w:t xml:space="preserve">8–13%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DE">
            <w:pPr>
              <w:jc w:val="center"/>
              <w:rPr/>
            </w:pPr>
            <w:r w:rsidDel="00000000" w:rsidR="00000000" w:rsidRPr="00000000">
              <w:rPr>
                <w:sz w:val="21"/>
                <w:szCs w:val="21"/>
                <w:rtl w:val="0"/>
              </w:rPr>
              <w:t xml:space="preserve">8–12%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DF">
            <w:pPr>
              <w:rPr/>
            </w:pPr>
            <w:r w:rsidDel="00000000" w:rsidR="00000000" w:rsidRPr="00000000">
              <w:rPr>
                <w:b w:val="1"/>
                <w:bCs w:val="1"/>
                <w:sz w:val="21"/>
                <w:szCs w:val="21"/>
                <w:rtl w:val="0"/>
              </w:rPr>
              <w:t xml:space="preserve">III. Infrastructure &amp;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0">
            <w:pPr>
              <w:jc w:val="center"/>
              <w:rPr/>
            </w:pPr>
            <w:r w:rsidDel="00000000" w:rsidR="00000000" w:rsidRPr="00000000">
              <w:rPr>
                <w:sz w:val="21"/>
                <w:szCs w:val="21"/>
                <w:rtl w:val="0"/>
              </w:rPr>
              <w:t xml:space="preserve">6–10%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1">
            <w:pPr>
              <w:jc w:val="center"/>
              <w:rPr/>
            </w:pPr>
            <w:r w:rsidDel="00000000" w:rsidR="00000000" w:rsidRPr="00000000">
              <w:rPr>
                <w:sz w:val="21"/>
                <w:szCs w:val="21"/>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2">
            <w:pPr>
              <w:jc w:val="center"/>
              <w:rPr/>
            </w:pPr>
            <w:r w:rsidDel="00000000" w:rsidR="00000000" w:rsidRPr="00000000">
              <w:rPr>
                <w:sz w:val="21"/>
                <w:szCs w:val="21"/>
                <w:rtl w:val="0"/>
              </w:rPr>
              <w:t xml:space="preserve">10–15%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3">
            <w:pPr>
              <w:rPr/>
            </w:pPr>
            <w:r w:rsidDel="00000000" w:rsidR="00000000" w:rsidRPr="00000000">
              <w:rPr>
                <w:b w:val="1"/>
                <w:bCs w:val="1"/>
                <w:sz w:val="21"/>
                <w:szCs w:val="21"/>
                <w:rtl w:val="0"/>
              </w:rPr>
              <w:t xml:space="preserve">IV. Tooling &amp;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4">
            <w:pPr>
              <w:jc w:val="center"/>
              <w:rPr/>
            </w:pPr>
            <w:r w:rsidDel="00000000" w:rsidR="00000000" w:rsidRPr="00000000">
              <w:rPr>
                <w:sz w:val="21"/>
                <w:szCs w:val="21"/>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5">
            <w:pPr>
              <w:jc w:val="center"/>
              <w:rPr/>
            </w:pPr>
            <w:r w:rsidDel="00000000" w:rsidR="00000000" w:rsidRPr="00000000">
              <w:rPr>
                <w:sz w:val="21"/>
                <w:szCs w:val="21"/>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6">
            <w:pPr>
              <w:jc w:val="center"/>
              <w:rPr/>
            </w:pPr>
            <w:r w:rsidDel="00000000" w:rsidR="00000000" w:rsidRPr="00000000">
              <w:rPr>
                <w:sz w:val="21"/>
                <w:szCs w:val="21"/>
                <w:rtl w:val="0"/>
              </w:rPr>
              <w:t xml:space="preserve">4–6%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7">
            <w:pPr>
              <w:rPr/>
            </w:pPr>
            <w:r w:rsidDel="00000000" w:rsidR="00000000" w:rsidRPr="00000000">
              <w:rPr>
                <w:b w:val="1"/>
                <w:bCs w:val="1"/>
                <w:sz w:val="21"/>
                <w:szCs w:val="21"/>
                <w:rtl w:val="0"/>
              </w:rPr>
              <w:t xml:space="preserve">V. Contingency / Flex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8">
            <w:pPr>
              <w:jc w:val="center"/>
              <w:rPr/>
            </w:pPr>
            <w:r w:rsidDel="00000000" w:rsidR="00000000" w:rsidRPr="00000000">
              <w:rPr>
                <w:sz w:val="21"/>
                <w:szCs w:val="21"/>
                <w:rtl w:val="0"/>
              </w:rPr>
              <w:t xml:space="preserve">15–20% of Cat. 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9">
            <w:pPr>
              <w:jc w:val="center"/>
              <w:rPr/>
            </w:pPr>
            <w:r w:rsidDel="00000000" w:rsidR="00000000" w:rsidRPr="00000000">
              <w:rPr>
                <w:sz w:val="21"/>
                <w:szCs w:val="21"/>
                <w:rtl w:val="0"/>
              </w:rPr>
              <w:t xml:space="preserve">15–20% of Cat. 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EA">
            <w:pPr>
              <w:jc w:val="center"/>
              <w:rPr/>
            </w:pPr>
            <w:r w:rsidDel="00000000" w:rsidR="00000000" w:rsidRPr="00000000">
              <w:rPr>
                <w:sz w:val="21"/>
                <w:szCs w:val="21"/>
                <w:rtl w:val="0"/>
              </w:rPr>
              <w:t xml:space="preserve">15–20% of Cat. 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B">
            <w:pPr>
              <w:rPr/>
            </w:pPr>
            <w:r w:rsidDel="00000000" w:rsidR="00000000" w:rsidRPr="00000000">
              <w:rPr>
                <w:b w:val="1"/>
                <w:bCs w:val="1"/>
                <w:sz w:val="21"/>
                <w:szCs w:val="21"/>
                <w:rtl w:val="0"/>
              </w:rPr>
              <w:t xml:space="preserve">VI. AI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C">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D">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4EE">
            <w:pPr>
              <w:jc w:val="center"/>
              <w:rPr/>
            </w:pPr>
            <w:r w:rsidDel="00000000" w:rsidR="00000000" w:rsidRPr="00000000">
              <w:rPr>
                <w:sz w:val="21"/>
                <w:szCs w:val="21"/>
                <w:rtl w:val="0"/>
              </w:rPr>
              <w:t xml:space="preserve">Separate</w:t>
            </w:r>
            <w:r w:rsidDel="00000000" w:rsidR="00000000" w:rsidRPr="00000000">
              <w:rPr>
                <w:rtl w:val="0"/>
              </w:rPr>
            </w:r>
          </w:p>
        </w:tc>
      </w:tr>
    </w:tbl>
    <w:p w:rsidR="00000000" w:rsidDel="00000000" w:rsidP="00000000" w:rsidRDefault="00000000" w:rsidRPr="00000000" w14:paraId="000004EF">
      <w:pPr>
        <w:spacing w:before="60" w:lineRule="auto"/>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The shift from People Cost toward Infrastructure as tiers scale reflects longer hosting durations (8 months for Core vs. 12 months for Plus and Scale) and increased multi-environment deployment complexity. Contingency is applied to People Cost only; as a proportion of grand total this represents approximately 8–13%.</w:t>
      </w:r>
    </w:p>
    <w:p w:rsidR="00000000" w:rsidDel="00000000" w:rsidP="00000000" w:rsidRDefault="00000000" w:rsidRPr="00000000" w14:paraId="000004F1">
      <w:pPr>
        <w:rPr/>
      </w:pPr>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1"/>
        <w:spacing w:after="40" w:before="60" w:lineRule="auto"/>
        <w:rPr/>
      </w:pPr>
      <w:bookmarkStart w:colFirst="0" w:colLast="0" w:name="_38f3l015kr8y" w:id="37"/>
      <w:bookmarkEnd w:id="37"/>
      <w:r w:rsidDel="00000000" w:rsidR="00000000" w:rsidRPr="00000000">
        <w:rPr>
          <w:rtl w:val="0"/>
        </w:rPr>
        <w:t xml:space="preserve">SECTION 18</w:t>
      </w:r>
    </w:p>
    <w:p w:rsidR="00000000" w:rsidDel="00000000" w:rsidP="00000000" w:rsidRDefault="00000000" w:rsidRPr="00000000" w14:paraId="000004F3">
      <w:pPr>
        <w:pStyle w:val="Heading2"/>
        <w:keepNext w:val="0"/>
        <w:keepLines w:val="0"/>
        <w:rPr/>
      </w:pPr>
      <w:r w:rsidDel="00000000" w:rsidR="00000000" w:rsidRPr="00000000">
        <w:rPr>
          <w:rtl w:val="0"/>
        </w:rPr>
        <w:t xml:space="preserve">Payment Milestone Structure</w:t>
      </w:r>
    </w:p>
    <w:p w:rsidR="00000000" w:rsidDel="00000000" w:rsidP="00000000" w:rsidRDefault="00000000" w:rsidRPr="00000000" w14:paraId="000004F4">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Payments are tied to milestone-based deliverables aligned with the phased engagement model. The table below consolidates payment schedules across all three tiers for ease of comparison.</w:t>
      </w:r>
    </w:p>
    <w:tbl>
      <w:tblPr>
        <w:tblStyle w:val="Table24"/>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1100"/>
        <w:gridCol w:w="2600"/>
        <w:gridCol w:w="1200"/>
        <w:gridCol w:w="1200"/>
        <w:gridCol w:w="1200"/>
        <w:gridCol w:w="2006"/>
        <w:tblGridChange w:id="0">
          <w:tblGrid>
            <w:gridCol w:w="1100"/>
            <w:gridCol w:w="2600"/>
            <w:gridCol w:w="1200"/>
            <w:gridCol w:w="1200"/>
            <w:gridCol w:w="1200"/>
            <w:gridCol w:w="200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F6">
            <w:pPr>
              <w:jc w:val="center"/>
              <w:rPr/>
            </w:pPr>
            <w:r w:rsidDel="00000000" w:rsidR="00000000" w:rsidRPr="00000000">
              <w:rPr>
                <w:b w:val="1"/>
                <w:bCs w:val="1"/>
                <w:color w:val="ffffff"/>
                <w:sz w:val="21"/>
                <w:szCs w:val="21"/>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F7">
            <w:pPr>
              <w:jc w:val="center"/>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4F8">
            <w:pPr>
              <w:jc w:val="center"/>
              <w:rPr/>
            </w:pPr>
            <w:r w:rsidDel="00000000" w:rsidR="00000000" w:rsidRPr="00000000">
              <w:rPr>
                <w:b w:val="1"/>
                <w:bCs w:val="1"/>
                <w:color w:val="ffffff"/>
                <w:sz w:val="21"/>
                <w:szCs w:val="21"/>
                <w:rtl w:val="0"/>
              </w:rPr>
              <w:t xml:space="preserve">Core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4F9">
            <w:pPr>
              <w:jc w:val="center"/>
              <w:rPr/>
            </w:pPr>
            <w:r w:rsidDel="00000000" w:rsidR="00000000" w:rsidRPr="00000000">
              <w:rPr>
                <w:b w:val="1"/>
                <w:bCs w:val="1"/>
                <w:color w:val="ffffff"/>
                <w:sz w:val="21"/>
                <w:szCs w:val="21"/>
                <w:rtl w:val="0"/>
              </w:rPr>
              <w:t xml:space="preserve">Plus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4FA">
            <w:pPr>
              <w:jc w:val="center"/>
              <w:rPr/>
            </w:pPr>
            <w:r w:rsidDel="00000000" w:rsidR="00000000" w:rsidRPr="00000000">
              <w:rPr>
                <w:b w:val="1"/>
                <w:bCs w:val="1"/>
                <w:color w:val="ffffff"/>
                <w:sz w:val="21"/>
                <w:szCs w:val="21"/>
                <w:rtl w:val="0"/>
              </w:rPr>
              <w:t xml:space="preserve">Scale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4FB">
            <w:pPr>
              <w:jc w:val="center"/>
              <w:rPr/>
            </w:pPr>
            <w:r w:rsidDel="00000000" w:rsidR="00000000" w:rsidRPr="00000000">
              <w:rPr>
                <w:b w:val="1"/>
                <w:bCs w:val="1"/>
                <w:color w:val="ffffff"/>
                <w:sz w:val="21"/>
                <w:szCs w:val="21"/>
                <w:rtl w:val="0"/>
              </w:rPr>
              <w:t xml:space="preserve">Timing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FC">
            <w:pPr>
              <w:rPr/>
            </w:pPr>
            <w:r w:rsidDel="00000000" w:rsidR="00000000" w:rsidRPr="00000000">
              <w:rPr>
                <w:b w:val="1"/>
                <w:bCs w:val="1"/>
                <w:sz w:val="21"/>
                <w:szCs w:val="21"/>
                <w:rtl w:val="0"/>
              </w:rPr>
              <w:t xml:space="preserv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FD">
            <w:pPr>
              <w:jc w:val="center"/>
              <w:rPr/>
            </w:pPr>
            <w:r w:rsidDel="00000000" w:rsidR="00000000" w:rsidRPr="00000000">
              <w:rPr>
                <w:sz w:val="21"/>
                <w:szCs w:val="21"/>
                <w:rtl w:val="0"/>
              </w:rPr>
              <w:t xml:space="preserve">Planning &amp;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FE">
            <w:pPr>
              <w:jc w:val="center"/>
              <w:rPr/>
            </w:pPr>
            <w:r w:rsidDel="00000000" w:rsidR="00000000" w:rsidRPr="00000000">
              <w:rPr>
                <w:sz w:val="21"/>
                <w:szCs w:val="21"/>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4FF">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0">
            <w:pPr>
              <w:jc w:val="center"/>
              <w:rPr/>
            </w:pPr>
            <w:r w:rsidDel="00000000" w:rsidR="00000000" w:rsidRPr="00000000">
              <w:rPr>
                <w:sz w:val="21"/>
                <w:szCs w:val="21"/>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1">
            <w:pPr>
              <w:jc w:val="center"/>
              <w:rPr/>
            </w:pPr>
            <w:r w:rsidDel="00000000" w:rsidR="00000000" w:rsidRPr="00000000">
              <w:rPr>
                <w:sz w:val="21"/>
                <w:szCs w:val="21"/>
                <w:rtl w:val="0"/>
              </w:rPr>
              <w:t xml:space="preserve">Wk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2">
            <w:pPr>
              <w:rPr/>
            </w:pPr>
            <w:r w:rsidDel="00000000" w:rsidR="00000000" w:rsidRPr="00000000">
              <w:rPr>
                <w:b w:val="1"/>
                <w:bCs w:val="1"/>
                <w:sz w:val="21"/>
                <w:szCs w:val="21"/>
                <w:rtl w:val="0"/>
              </w:rPr>
              <w:t xml:space="preserv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3">
            <w:pPr>
              <w:jc w:val="center"/>
              <w:rPr/>
            </w:pPr>
            <w:r w:rsidDel="00000000" w:rsidR="00000000" w:rsidRPr="00000000">
              <w:rPr>
                <w:sz w:val="21"/>
                <w:szCs w:val="21"/>
                <w:rtl w:val="0"/>
              </w:rPr>
              <w:t xml:space="preserve">Product Setup &amp;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4">
            <w:pPr>
              <w:jc w:val="center"/>
              <w:rPr/>
            </w:pPr>
            <w:r w:rsidDel="00000000" w:rsidR="00000000" w:rsidRPr="00000000">
              <w:rPr>
                <w:sz w:val="21"/>
                <w:szCs w:val="21"/>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5">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6">
            <w:pPr>
              <w:jc w:val="center"/>
              <w:rPr/>
            </w:pPr>
            <w:r w:rsidDel="00000000" w:rsidR="00000000" w:rsidRPr="00000000">
              <w:rPr>
                <w:sz w:val="21"/>
                <w:szCs w:val="21"/>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7">
            <w:pPr>
              <w:jc w:val="center"/>
              <w:rPr/>
            </w:pPr>
            <w:r w:rsidDel="00000000" w:rsidR="00000000" w:rsidRPr="00000000">
              <w:rPr>
                <w:sz w:val="21"/>
                <w:szCs w:val="21"/>
                <w:rtl w:val="0"/>
              </w:rPr>
              <w:t xml:space="preserve">Wk 3–10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8">
            <w:pPr>
              <w:rPr/>
            </w:pPr>
            <w:r w:rsidDel="00000000" w:rsidR="00000000" w:rsidRPr="00000000">
              <w:rPr>
                <w:b w:val="1"/>
                <w:bCs w:val="1"/>
                <w:sz w:val="21"/>
                <w:szCs w:val="21"/>
                <w:rtl w:val="0"/>
              </w:rPr>
              <w:t xml:space="preserve">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9">
            <w:pPr>
              <w:jc w:val="center"/>
              <w:rPr/>
            </w:pPr>
            <w:r w:rsidDel="00000000" w:rsidR="00000000" w:rsidRPr="00000000">
              <w:rPr>
                <w:sz w:val="21"/>
                <w:szCs w:val="21"/>
                <w:rtl w:val="0"/>
              </w:rPr>
              <w:t xml:space="preserve">Execution &amp; Scaling / Go-Live Stabilisation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A">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B">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C">
            <w:pPr>
              <w:jc w:val="center"/>
              <w:rPr/>
            </w:pPr>
            <w:r w:rsidDel="00000000" w:rsidR="00000000" w:rsidRPr="00000000">
              <w:rPr>
                <w:sz w:val="21"/>
                <w:szCs w:val="21"/>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0D">
            <w:pPr>
              <w:jc w:val="center"/>
              <w:rPr/>
            </w:pPr>
            <w:r w:rsidDel="00000000" w:rsidR="00000000" w:rsidRPr="00000000">
              <w:rPr>
                <w:sz w:val="21"/>
                <w:szCs w:val="21"/>
                <w:rtl w:val="0"/>
              </w:rPr>
              <w:t xml:space="preserve">Core: Wk 11–14 | Plus/Scale: Wk 11–24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E">
            <w:pPr>
              <w:rPr/>
            </w:pPr>
            <w:r w:rsidDel="00000000" w:rsidR="00000000" w:rsidRPr="00000000">
              <w:rPr>
                <w:b w:val="1"/>
                <w:bCs w:val="1"/>
                <w:sz w:val="21"/>
                <w:szCs w:val="21"/>
                <w:rtl w:val="0"/>
              </w:rPr>
              <w:t xml:space="preser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0F">
            <w:pPr>
              <w:jc w:val="center"/>
              <w:rPr/>
            </w:pPr>
            <w:r w:rsidDel="00000000" w:rsidR="00000000" w:rsidRPr="00000000">
              <w:rPr>
                <w:sz w:val="21"/>
                <w:szCs w:val="21"/>
                <w:rtl w:val="0"/>
              </w:rPr>
              <w:t xml:space="preserve">Transition &amp; Closure / Ecosystem &amp;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10">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11">
            <w:pPr>
              <w:jc w:val="center"/>
              <w:rPr/>
            </w:pPr>
            <w:r w:rsidDel="00000000" w:rsidR="00000000" w:rsidRPr="00000000">
              <w:rPr>
                <w:sz w:val="21"/>
                <w:szCs w:val="21"/>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12">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13">
            <w:pPr>
              <w:jc w:val="center"/>
              <w:rPr/>
            </w:pPr>
            <w:r w:rsidDel="00000000" w:rsidR="00000000" w:rsidRPr="00000000">
              <w:rPr>
                <w:sz w:val="21"/>
                <w:szCs w:val="21"/>
                <w:rtl w:val="0"/>
              </w:rPr>
              <w:t xml:space="preserve">Core: Wk 15–16 | Plus/Scale: Wk 19–24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14">
            <w:pPr>
              <w:rPr/>
            </w:pPr>
            <w:r w:rsidDel="00000000" w:rsidR="00000000" w:rsidRPr="00000000">
              <w:rPr>
                <w:b w:val="1"/>
                <w:bCs w:val="1"/>
                <w:sz w:val="21"/>
                <w:szCs w:val="21"/>
                <w:rtl w:val="0"/>
              </w:rPr>
              <w:t xml:space="preserv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15">
            <w:pPr>
              <w:jc w:val="center"/>
              <w:rPr/>
            </w:pPr>
            <w:r w:rsidDel="00000000" w:rsidR="00000000" w:rsidRPr="00000000">
              <w:rPr>
                <w:sz w:val="21"/>
                <w:szCs w:val="21"/>
                <w:rtl w:val="0"/>
              </w:rPr>
              <w:t xml:space="preserve">Post-Rollout Support / Transition (Scale)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16">
            <w:pPr>
              <w:jc w:val="center"/>
              <w:rPr/>
            </w:pPr>
            <w:r w:rsidDel="00000000" w:rsidR="00000000" w:rsidRPr="00000000">
              <w:rPr>
                <w:sz w:val="21"/>
                <w:szCs w:val="21"/>
                <w:rtl w:val="0"/>
              </w:rPr>
              <w:t xml:space="preserve">Incl.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17">
            <w:pPr>
              <w:jc w:val="center"/>
              <w:rPr/>
            </w:pPr>
            <w:r w:rsidDel="00000000" w:rsidR="00000000" w:rsidRPr="00000000">
              <w:rPr>
                <w:sz w:val="21"/>
                <w:szCs w:val="21"/>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18">
            <w:pPr>
              <w:jc w:val="center"/>
              <w:rPr/>
            </w:pPr>
            <w:r w:rsidDel="00000000" w:rsidR="00000000" w:rsidRPr="00000000">
              <w:rPr>
                <w:sz w:val="21"/>
                <w:szCs w:val="21"/>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19">
            <w:pPr>
              <w:jc w:val="center"/>
              <w:rPr/>
            </w:pPr>
            <w:r w:rsidDel="00000000" w:rsidR="00000000" w:rsidRPr="00000000">
              <w:rPr>
                <w:sz w:val="21"/>
                <w:szCs w:val="21"/>
                <w:rtl w:val="0"/>
              </w:rPr>
              <w:t xml:space="preserve">Core: Wk 17–32 | Plus/Scale: Wk 25–48</w:t>
            </w:r>
            <w:r w:rsidDel="00000000" w:rsidR="00000000" w:rsidRPr="00000000">
              <w:rPr>
                <w:rtl w:val="0"/>
              </w:rPr>
            </w:r>
          </w:p>
        </w:tc>
      </w:tr>
    </w:tbl>
    <w:p w:rsidR="00000000" w:rsidDel="00000000" w:rsidP="00000000" w:rsidRDefault="00000000" w:rsidRPr="00000000" w14:paraId="0000051A">
      <w:pPr>
        <w:spacing w:before="60" w:lineRule="auto"/>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Key differences: Core compresses execution into a shorter stabilisation window (Wk 11–14) and bundles post-rollout support into the base cost. Plus and Scale spread execution over 14 weeks with a separate post-rollout payment. Scale runs denser parallel workstreams within the same 24-week active window as Plus, with ecosystem strategy and transition overlapping execution.</w:t>
      </w:r>
    </w:p>
    <w:p w:rsidR="00000000" w:rsidDel="00000000" w:rsidP="00000000" w:rsidRDefault="00000000" w:rsidRPr="00000000" w14:paraId="0000051C">
      <w:pPr>
        <w:spacing w:before="60" w:lineRule="auto"/>
        <w:rPr/>
      </w:pPr>
      <w:r w:rsidDel="00000000" w:rsidR="00000000" w:rsidRPr="00000000">
        <w:rPr>
          <w:rtl w:val="0"/>
        </w:rPr>
      </w:r>
    </w:p>
    <w:p w:rsidR="00000000" w:rsidDel="00000000" w:rsidP="00000000" w:rsidRDefault="00000000" w:rsidRPr="00000000" w14:paraId="0000051D">
      <w:pPr>
        <w:pStyle w:val="Heading3"/>
        <w:rPr/>
      </w:pPr>
      <w:r w:rsidDel="00000000" w:rsidR="00000000" w:rsidRPr="00000000">
        <w:rPr>
          <w:rtl w:val="0"/>
        </w:rPr>
        <w:t xml:space="preserve">18A. Payment Conditions</w:t>
      </w:r>
    </w:p>
    <w:p w:rsidR="00000000" w:rsidDel="00000000" w:rsidP="00000000" w:rsidRDefault="00000000" w:rsidRPr="00000000" w14:paraId="0000051E">
      <w:pPr>
        <w:rPr/>
      </w:pPr>
      <w:r w:rsidDel="00000000" w:rsidR="00000000" w:rsidRPr="00000000">
        <w:rPr>
          <w:rtl w:val="0"/>
        </w:rPr>
        <w:t xml:space="preserve">Payments for each milestone are divided into two outcome categories:</w:t>
      </w:r>
    </w:p>
    <w:p w:rsidR="00000000" w:rsidDel="00000000" w:rsidP="00000000" w:rsidRDefault="00000000" w:rsidRPr="00000000" w14:paraId="0000051F">
      <w:pPr>
        <w:spacing w:after="100" w:lineRule="auto"/>
        <w:rPr/>
      </w:pPr>
      <w:r w:rsidDel="00000000" w:rsidR="00000000" w:rsidRPr="00000000">
        <w:rPr>
          <w:b w:val="1"/>
          <w:bCs w:val="1"/>
          <w:color w:val="1a2b45"/>
          <w:rtl w:val="0"/>
        </w:rPr>
        <w:t xml:space="preserve">Scope and delivery to production (70%): </w:t>
      </w:r>
      <w:r w:rsidDel="00000000" w:rsidR="00000000" w:rsidRPr="00000000">
        <w:rPr>
          <w:rtl w:val="0"/>
        </w:rPr>
        <w:t xml:space="preserve">Verified completion of technical and programmatic deliverables.</w:t>
      </w:r>
    </w:p>
    <w:p w:rsidR="00000000" w:rsidDel="00000000" w:rsidP="00000000" w:rsidRDefault="00000000" w:rsidRPr="00000000" w14:paraId="00000520">
      <w:pPr>
        <w:spacing w:after="100" w:lineRule="auto"/>
        <w:rPr/>
      </w:pPr>
      <w:r w:rsidDel="00000000" w:rsidR="00000000" w:rsidRPr="00000000">
        <w:rPr>
          <w:b w:val="1"/>
          <w:bCs w:val="1"/>
          <w:color w:val="1a2b45"/>
          <w:rtl w:val="0"/>
        </w:rPr>
        <w:t xml:space="preserve">Adoption and uptake (30%): </w:t>
      </w:r>
      <w:r w:rsidDel="00000000" w:rsidR="00000000" w:rsidRPr="00000000">
        <w:rPr>
          <w:rtl w:val="0"/>
        </w:rPr>
        <w:t xml:space="preserve">Achievement of agreed adoption metrics (e.g., credentials issued, active users, verifications completed).</w:t>
      </w:r>
    </w:p>
    <w:p w:rsidR="00000000" w:rsidDel="00000000" w:rsidP="00000000" w:rsidRDefault="00000000" w:rsidRPr="00000000" w14:paraId="00000521">
      <w:pPr>
        <w:rPr/>
      </w:pPr>
      <w:r w:rsidDel="00000000" w:rsidR="00000000" w:rsidRPr="00000000">
        <w:rPr>
          <w:rtl w:val="0"/>
        </w:rPr>
        <w:t xml:space="preserve">If milestone targets are not achieved primarily due to the Service Provider’s shortcomings, up to 20% of the relevant category’s payment may be withheld. The SP may earn back withheld amounts by achieving targets in the subsequent milestone.</w:t>
      </w:r>
    </w:p>
    <w:p w:rsidR="00000000" w:rsidDel="00000000" w:rsidP="00000000" w:rsidRDefault="00000000" w:rsidRPr="00000000" w14:paraId="00000522">
      <w:pPr>
        <w:rPr/>
      </w:pPr>
      <w:r w:rsidDel="00000000" w:rsidR="00000000" w:rsidRPr="00000000">
        <w:br w:type="page"/>
      </w:r>
      <w:r w:rsidDel="00000000" w:rsidR="00000000" w:rsidRPr="00000000">
        <w:rPr>
          <w:rtl w:val="0"/>
        </w:rPr>
      </w:r>
    </w:p>
    <w:p w:rsidR="00000000" w:rsidDel="00000000" w:rsidP="00000000" w:rsidRDefault="00000000" w:rsidRPr="00000000" w14:paraId="00000523">
      <w:pPr>
        <w:pStyle w:val="Heading1"/>
        <w:spacing w:after="40" w:before="60" w:lineRule="auto"/>
        <w:rPr/>
      </w:pPr>
      <w:bookmarkStart w:colFirst="0" w:colLast="0" w:name="_uk6zu7j7t94v" w:id="38"/>
      <w:bookmarkEnd w:id="38"/>
      <w:r w:rsidDel="00000000" w:rsidR="00000000" w:rsidRPr="00000000">
        <w:rPr>
          <w:rtl w:val="0"/>
        </w:rPr>
        <w:t xml:space="preserve">SECTION 19</w:t>
      </w:r>
    </w:p>
    <w:p w:rsidR="00000000" w:rsidDel="00000000" w:rsidP="00000000" w:rsidRDefault="00000000" w:rsidRPr="00000000" w14:paraId="00000524">
      <w:pPr>
        <w:pStyle w:val="Heading2"/>
        <w:keepNext w:val="0"/>
        <w:keepLines w:val="0"/>
        <w:rPr/>
      </w:pPr>
      <w:r w:rsidDel="00000000" w:rsidR="00000000" w:rsidRPr="00000000">
        <w:rPr>
          <w:rtl w:val="0"/>
        </w:rPr>
        <w:t xml:space="preserve">AI Integration Costing Guidance</w:t>
      </w:r>
    </w:p>
    <w:p w:rsidR="00000000" w:rsidDel="00000000" w:rsidP="00000000" w:rsidRDefault="00000000" w:rsidRPr="00000000" w14:paraId="00000525">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AI capabilities defined in Section 09 (AI-B01–AI-B08 and AI-U01–AI-U08) are excluded from the base cost model. AI readiness varies significantly across countries; bundling AI costs would either inflate prices for countries not ready or underestimate costs for those requiring advanced capabilities.</w:t>
      </w:r>
    </w:p>
    <w:p w:rsidR="00000000" w:rsidDel="00000000" w:rsidP="00000000" w:rsidRDefault="00000000" w:rsidRPr="00000000" w14:paraId="00000527">
      <w:pPr>
        <w:pStyle w:val="Heading3"/>
        <w:rPr/>
      </w:pPr>
      <w:r w:rsidDel="00000000" w:rsidR="00000000" w:rsidRPr="00000000">
        <w:rPr>
          <w:rtl w:val="0"/>
        </w:rPr>
        <w:t xml:space="preserve">19A. Scoping Process</w:t>
      </w:r>
    </w:p>
    <w:p w:rsidR="00000000" w:rsidDel="00000000" w:rsidP="00000000" w:rsidRDefault="00000000" w:rsidRPr="00000000" w14:paraId="00000528">
      <w:pPr>
        <w:spacing w:after="100" w:lineRule="auto"/>
        <w:rPr/>
      </w:pPr>
      <w:r w:rsidDel="00000000" w:rsidR="00000000" w:rsidRPr="00000000">
        <w:rPr>
          <w:b w:val="1"/>
          <w:bCs w:val="1"/>
          <w:color w:val="1a2b45"/>
          <w:rtl w:val="0"/>
        </w:rPr>
        <w:t xml:space="preserve">1. AI Readiness Assessment: </w:t>
      </w:r>
      <w:r w:rsidDel="00000000" w:rsidR="00000000" w:rsidRPr="00000000">
        <w:rPr>
          <w:rtl w:val="0"/>
        </w:rPr>
        <w:t xml:space="preserve">Evaluate the country’s AI maturity, data privacy regulations, and hosting constraints during Planning &amp; Design.</w:t>
      </w:r>
    </w:p>
    <w:p w:rsidR="00000000" w:rsidDel="00000000" w:rsidP="00000000" w:rsidRDefault="00000000" w:rsidRPr="00000000" w14:paraId="00000529">
      <w:pPr>
        <w:spacing w:after="100" w:lineRule="auto"/>
        <w:rPr/>
      </w:pPr>
      <w:r w:rsidDel="00000000" w:rsidR="00000000" w:rsidRPr="00000000">
        <w:rPr>
          <w:b w:val="1"/>
          <w:bCs w:val="1"/>
          <w:color w:val="1a2b45"/>
          <w:rtl w:val="0"/>
        </w:rPr>
        <w:t xml:space="preserve">2. Capability Selection: </w:t>
      </w:r>
      <w:r w:rsidDel="00000000" w:rsidR="00000000" w:rsidRPr="00000000">
        <w:rPr>
          <w:rtl w:val="0"/>
        </w:rPr>
        <w:t xml:space="preserve">Determine which AI-B and AI-U capabilities are feasible and desirable for the engagement tier.</w:t>
      </w:r>
    </w:p>
    <w:p w:rsidR="00000000" w:rsidDel="00000000" w:rsidP="00000000" w:rsidRDefault="00000000" w:rsidRPr="00000000" w14:paraId="0000052A">
      <w:pPr>
        <w:spacing w:after="100" w:lineRule="auto"/>
        <w:rPr/>
      </w:pPr>
      <w:r w:rsidDel="00000000" w:rsidR="00000000" w:rsidRPr="00000000">
        <w:rPr>
          <w:b w:val="1"/>
          <w:bCs w:val="1"/>
          <w:color w:val="1a2b45"/>
          <w:rtl w:val="0"/>
        </w:rPr>
        <w:t xml:space="preserve">3. Model Hosting Decision: </w:t>
      </w:r>
      <w:r w:rsidDel="00000000" w:rsidR="00000000" w:rsidRPr="00000000">
        <w:rPr>
          <w:rtl w:val="0"/>
        </w:rPr>
        <w:t xml:space="preserve">Determine whether AI models will be hosted within country data residency (higher cost, better sovereignty) or via cloud-based AI services (lower cost, external dependency).</w:t>
      </w:r>
    </w:p>
    <w:p w:rsidR="00000000" w:rsidDel="00000000" w:rsidP="00000000" w:rsidRDefault="00000000" w:rsidRPr="00000000" w14:paraId="0000052B">
      <w:pPr>
        <w:spacing w:after="100" w:lineRule="auto"/>
        <w:rPr/>
      </w:pPr>
      <w:r w:rsidDel="00000000" w:rsidR="00000000" w:rsidRPr="00000000">
        <w:rPr>
          <w:b w:val="1"/>
          <w:bCs w:val="1"/>
          <w:color w:val="1a2b45"/>
          <w:rtl w:val="0"/>
        </w:rPr>
        <w:t xml:space="preserve">4. Local Partner Identification: </w:t>
      </w:r>
      <w:r w:rsidDel="00000000" w:rsidR="00000000" w:rsidRPr="00000000">
        <w:rPr>
          <w:rtl w:val="0"/>
        </w:rPr>
        <w:t xml:space="preserve">Where cloud AI conflicts with data sovereignty, identify local AI/ML partners.</w:t>
      </w:r>
    </w:p>
    <w:p w:rsidR="00000000" w:rsidDel="00000000" w:rsidP="00000000" w:rsidRDefault="00000000" w:rsidRPr="00000000" w14:paraId="0000052C">
      <w:pPr>
        <w:spacing w:after="100" w:lineRule="auto"/>
        <w:rPr/>
      </w:pPr>
      <w:r w:rsidDel="00000000" w:rsidR="00000000" w:rsidRPr="00000000">
        <w:rPr>
          <w:b w:val="1"/>
          <w:bCs w:val="1"/>
          <w:color w:val="1a2b45"/>
          <w:rtl w:val="0"/>
        </w:rPr>
        <w:t xml:space="preserve">5. Cost Proposal: </w:t>
      </w:r>
      <w:r w:rsidDel="00000000" w:rsidR="00000000" w:rsidRPr="00000000">
        <w:rPr>
          <w:rtl w:val="0"/>
        </w:rPr>
        <w:t xml:space="preserve">SP submits a separate AI cost proposal detailing additional person-hours, infrastructure, licensing, and operational costs.</w:t>
      </w:r>
    </w:p>
    <w:p w:rsidR="00000000" w:rsidDel="00000000" w:rsidP="00000000" w:rsidRDefault="00000000" w:rsidRPr="00000000" w14:paraId="0000052D">
      <w:pPr>
        <w:spacing w:before="60" w:lineRule="auto"/>
        <w:rPr/>
      </w:pPr>
      <w:r w:rsidDel="00000000" w:rsidR="00000000" w:rsidRPr="00000000">
        <w:rPr>
          <w:rtl w:val="0"/>
        </w:rPr>
      </w:r>
    </w:p>
    <w:p w:rsidR="00000000" w:rsidDel="00000000" w:rsidP="00000000" w:rsidRDefault="00000000" w:rsidRPr="00000000" w14:paraId="0000052E">
      <w:pPr>
        <w:pStyle w:val="Heading3"/>
        <w:rPr/>
      </w:pPr>
      <w:r w:rsidDel="00000000" w:rsidR="00000000" w:rsidRPr="00000000">
        <w:rPr>
          <w:rtl w:val="0"/>
        </w:rPr>
        <w:t xml:space="preserve">19B. AI Cost Components</w:t>
      </w:r>
    </w:p>
    <w:tbl>
      <w:tblPr>
        <w:tblStyle w:val="Table25"/>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102"/>
        <w:gridCol w:w="3102"/>
        <w:gridCol w:w="3102"/>
        <w:tblGridChange w:id="0">
          <w:tblGrid>
            <w:gridCol w:w="3102"/>
            <w:gridCol w:w="3102"/>
            <w:gridCol w:w="3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52F">
            <w:pPr>
              <w:jc w:val="center"/>
              <w:rPr/>
            </w:pPr>
            <w:r w:rsidDel="00000000" w:rsidR="00000000" w:rsidRPr="00000000">
              <w:rPr>
                <w:b w:val="1"/>
                <w:bCs w:val="1"/>
                <w:color w:val="ffffff"/>
                <w:sz w:val="21"/>
                <w:szCs w:val="21"/>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530">
            <w:pPr>
              <w:jc w:val="center"/>
              <w:rPr/>
            </w:pPr>
            <w:r w:rsidDel="00000000" w:rsidR="00000000" w:rsidRPr="00000000">
              <w:rPr>
                <w:b w:val="1"/>
                <w:bCs w:val="1"/>
                <w:color w:val="ffffff"/>
                <w:sz w:val="21"/>
                <w:szCs w:val="21"/>
                <w:rtl w:val="0"/>
              </w:rPr>
              <w:t xml:space="preserve">Examples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531">
            <w:pPr>
              <w:jc w:val="center"/>
              <w:rPr/>
            </w:pPr>
            <w:r w:rsidDel="00000000" w:rsidR="00000000" w:rsidRPr="00000000">
              <w:rPr>
                <w:b w:val="1"/>
                <w:bCs w:val="1"/>
                <w:color w:val="ffffff"/>
                <w:sz w:val="21"/>
                <w:szCs w:val="21"/>
                <w:rtl w:val="0"/>
              </w:rPr>
              <w:t xml:space="preserve">Cost Driver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2">
            <w:pPr>
              <w:rPr/>
            </w:pPr>
            <w:r w:rsidDel="00000000" w:rsidR="00000000" w:rsidRPr="00000000">
              <w:rPr>
                <w:b w:val="1"/>
                <w:bCs w:val="1"/>
                <w:sz w:val="21"/>
                <w:szCs w:val="21"/>
                <w:rtl w:val="0"/>
              </w:rPr>
              <w:t xml:space="preserve">AI 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3">
            <w:pPr>
              <w:jc w:val="center"/>
              <w:rPr/>
            </w:pPr>
            <w:r w:rsidDel="00000000" w:rsidR="00000000" w:rsidRPr="00000000">
              <w:rPr>
                <w:sz w:val="21"/>
                <w:szCs w:val="21"/>
                <w:rtl w:val="0"/>
              </w:rPr>
              <w:t xml:space="preserve">ML engineers, data scientists, prompt engineers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4">
            <w:pPr>
              <w:jc w:val="center"/>
              <w:rPr/>
            </w:pPr>
            <w:r w:rsidDel="00000000" w:rsidR="00000000" w:rsidRPr="00000000">
              <w:rPr>
                <w:sz w:val="21"/>
                <w:szCs w:val="21"/>
                <w:rtl w:val="0"/>
              </w:rPr>
              <w:t xml:space="preserve">Person-hours at Tech–Dev rates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35">
            <w:pPr>
              <w:rPr/>
            </w:pPr>
            <w:r w:rsidDel="00000000" w:rsidR="00000000" w:rsidRPr="00000000">
              <w:rPr>
                <w:b w:val="1"/>
                <w:bCs w:val="1"/>
                <w:sz w:val="21"/>
                <w:szCs w:val="21"/>
                <w:rtl w:val="0"/>
              </w:rPr>
              <w:t xml:space="preserve">AI 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36">
            <w:pPr>
              <w:jc w:val="center"/>
              <w:rPr/>
            </w:pPr>
            <w:r w:rsidDel="00000000" w:rsidR="00000000" w:rsidRPr="00000000">
              <w:rPr>
                <w:sz w:val="21"/>
                <w:szCs w:val="21"/>
                <w:rtl w:val="0"/>
              </w:rPr>
              <w:t xml:space="preserve">GPU compute, vector databases, model serving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37">
            <w:pPr>
              <w:jc w:val="center"/>
              <w:rPr/>
            </w:pPr>
            <w:r w:rsidDel="00000000" w:rsidR="00000000" w:rsidRPr="00000000">
              <w:rPr>
                <w:sz w:val="21"/>
                <w:szCs w:val="21"/>
                <w:rtl w:val="0"/>
              </w:rPr>
              <w:t xml:space="preserve">Cloud GPU pricing, hosting duration, inference volume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8">
            <w:pPr>
              <w:rPr/>
            </w:pPr>
            <w:r w:rsidDel="00000000" w:rsidR="00000000" w:rsidRPr="00000000">
              <w:rPr>
                <w:b w:val="1"/>
                <w:bCs w:val="1"/>
                <w:sz w:val="21"/>
                <w:szCs w:val="21"/>
                <w:rtl w:val="0"/>
              </w:rPr>
              <w:t xml:space="preserve">AI API / Licensing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9">
            <w:pPr>
              <w:jc w:val="center"/>
              <w:rPr/>
            </w:pPr>
            <w:r w:rsidDel="00000000" w:rsidR="00000000" w:rsidRPr="00000000">
              <w:rPr>
                <w:sz w:val="21"/>
                <w:szCs w:val="21"/>
                <w:rtl w:val="0"/>
              </w:rPr>
              <w:t xml:space="preserve">Commercial LLM APIs, NLP services, OCR, voice synthesis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A">
            <w:pPr>
              <w:jc w:val="center"/>
              <w:rPr/>
            </w:pPr>
            <w:r w:rsidDel="00000000" w:rsidR="00000000" w:rsidRPr="00000000">
              <w:rPr>
                <w:sz w:val="21"/>
                <w:szCs w:val="21"/>
                <w:rtl w:val="0"/>
              </w:rPr>
              <w:t xml:space="preserve">Per-call pricing, monthly licensing, user volume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3B">
            <w:pPr>
              <w:rPr/>
            </w:pPr>
            <w:r w:rsidDel="00000000" w:rsidR="00000000" w:rsidRPr="00000000">
              <w:rPr>
                <w:b w:val="1"/>
                <w:bCs w:val="1"/>
                <w:sz w:val="21"/>
                <w:szCs w:val="21"/>
                <w:rtl w:val="0"/>
              </w:rPr>
              <w:t xml:space="preserve">AI Governance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3C">
            <w:pPr>
              <w:jc w:val="center"/>
              <w:rPr/>
            </w:pPr>
            <w:r w:rsidDel="00000000" w:rsidR="00000000" w:rsidRPr="00000000">
              <w:rPr>
                <w:sz w:val="21"/>
                <w:szCs w:val="21"/>
                <w:rtl w:val="0"/>
              </w:rPr>
              <w:t xml:space="preserve">Bias auditing, transparency labelling, human-in-the-loop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3D">
            <w:pPr>
              <w:jc w:val="center"/>
              <w:rPr/>
            </w:pPr>
            <w:r w:rsidDel="00000000" w:rsidR="00000000" w:rsidRPr="00000000">
              <w:rPr>
                <w:sz w:val="21"/>
                <w:szCs w:val="21"/>
                <w:rtl w:val="0"/>
              </w:rPr>
              <w:t xml:space="preserve">Audit frequency, compliance requirements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E">
            <w:pPr>
              <w:rPr/>
            </w:pPr>
            <w:r w:rsidDel="00000000" w:rsidR="00000000" w:rsidRPr="00000000">
              <w:rPr>
                <w:b w:val="1"/>
                <w:bCs w:val="1"/>
                <w:sz w:val="21"/>
                <w:szCs w:val="21"/>
                <w:rtl w:val="0"/>
              </w:rPr>
              <w:t xml:space="preserve">AI Operations (Ongoing)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3F">
            <w:pPr>
              <w:jc w:val="center"/>
              <w:rPr/>
            </w:pPr>
            <w:r w:rsidDel="00000000" w:rsidR="00000000" w:rsidRPr="00000000">
              <w:rPr>
                <w:sz w:val="21"/>
                <w:szCs w:val="21"/>
                <w:rtl w:val="0"/>
              </w:rPr>
              <w:t xml:space="preserve">Model monitoring, retraining, drift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40">
            <w:pPr>
              <w:jc w:val="center"/>
              <w:rPr/>
            </w:pPr>
            <w:r w:rsidDel="00000000" w:rsidR="00000000" w:rsidRPr="00000000">
              <w:rPr>
                <w:sz w:val="21"/>
                <w:szCs w:val="21"/>
                <w:rtl w:val="0"/>
              </w:rPr>
              <w:t xml:space="preserve">Post-rollout duration, model complexity</w:t>
            </w:r>
            <w:r w:rsidDel="00000000" w:rsidR="00000000" w:rsidRPr="00000000">
              <w:rPr>
                <w:rtl w:val="0"/>
              </w:rPr>
            </w:r>
          </w:p>
        </w:tc>
      </w:tr>
    </w:tbl>
    <w:p w:rsidR="00000000" w:rsidDel="00000000" w:rsidP="00000000" w:rsidRDefault="00000000" w:rsidRPr="00000000" w14:paraId="00000541">
      <w:pPr>
        <w:rPr/>
      </w:pPr>
      <w:r w:rsidDel="00000000" w:rsidR="00000000" w:rsidRPr="00000000">
        <w:br w:type="page"/>
      </w:r>
      <w:r w:rsidDel="00000000" w:rsidR="00000000" w:rsidRPr="00000000">
        <w:rPr>
          <w:rtl w:val="0"/>
        </w:rPr>
      </w:r>
    </w:p>
    <w:p w:rsidR="00000000" w:rsidDel="00000000" w:rsidP="00000000" w:rsidRDefault="00000000" w:rsidRPr="00000000" w14:paraId="00000542">
      <w:pPr>
        <w:pStyle w:val="Heading1"/>
        <w:spacing w:after="40" w:before="60" w:lineRule="auto"/>
        <w:rPr/>
      </w:pPr>
      <w:bookmarkStart w:colFirst="0" w:colLast="0" w:name="_wpqdr2lh9ha9" w:id="39"/>
      <w:bookmarkEnd w:id="39"/>
      <w:r w:rsidDel="00000000" w:rsidR="00000000" w:rsidRPr="00000000">
        <w:rPr>
          <w:rtl w:val="0"/>
        </w:rPr>
        <w:t xml:space="preserve">SECTION 20</w:t>
      </w:r>
    </w:p>
    <w:p w:rsidR="00000000" w:rsidDel="00000000" w:rsidP="00000000" w:rsidRDefault="00000000" w:rsidRPr="00000000" w14:paraId="00000543">
      <w:pPr>
        <w:pStyle w:val="Heading2"/>
        <w:keepNext w:val="0"/>
        <w:keepLines w:val="0"/>
        <w:rPr/>
      </w:pPr>
      <w:r w:rsidDel="00000000" w:rsidR="00000000" w:rsidRPr="00000000">
        <w:rPr>
          <w:rtl w:val="0"/>
        </w:rPr>
        <w:t xml:space="preserve">Financial Proposal Template</w:t>
      </w:r>
    </w:p>
    <w:p w:rsidR="00000000" w:rsidDel="00000000" w:rsidP="00000000" w:rsidRDefault="00000000" w:rsidRPr="00000000" w14:paraId="00000544">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Service Providers should structure their financial proposal according to the following template, provided as a companion spreadsheet.</w:t>
      </w:r>
    </w:p>
    <w:p w:rsidR="00000000" w:rsidDel="00000000" w:rsidP="00000000" w:rsidRDefault="00000000" w:rsidRPr="00000000" w14:paraId="00000546">
      <w:pPr>
        <w:spacing w:after="100" w:lineRule="auto"/>
        <w:rPr/>
      </w:pPr>
      <w:r w:rsidDel="00000000" w:rsidR="00000000" w:rsidRPr="00000000">
        <w:rPr>
          <w:b w:val="1"/>
          <w:bCs w:val="1"/>
          <w:color w:val="1a2b45"/>
          <w:rtl w:val="0"/>
        </w:rPr>
        <w:t xml:space="preserve">Section 1 — People Cost: </w:t>
      </w:r>
      <w:r w:rsidDel="00000000" w:rsidR="00000000" w:rsidRPr="00000000">
        <w:rPr>
          <w:rtl w:val="0"/>
        </w:rPr>
        <w:t xml:space="preserve">One row per role. Columns: resource location, resource type, number of units, estimated hourly rate (USD), estimated person-hours, estimated cost.</w:t>
      </w:r>
    </w:p>
    <w:p w:rsidR="00000000" w:rsidDel="00000000" w:rsidP="00000000" w:rsidRDefault="00000000" w:rsidRPr="00000000" w14:paraId="00000547">
      <w:pPr>
        <w:spacing w:after="100" w:lineRule="auto"/>
        <w:rPr/>
      </w:pPr>
      <w:r w:rsidDel="00000000" w:rsidR="00000000" w:rsidRPr="00000000">
        <w:rPr>
          <w:b w:val="1"/>
          <w:bCs w:val="1"/>
          <w:color w:val="1a2b45"/>
          <w:rtl w:val="0"/>
        </w:rPr>
        <w:t xml:space="preserve">Section 2 — Travel &amp; Logistics: </w:t>
      </w:r>
      <w:r w:rsidDel="00000000" w:rsidR="00000000" w:rsidRPr="00000000">
        <w:rPr>
          <w:rtl w:val="0"/>
        </w:rPr>
        <w:t xml:space="preserve">Itemised: international travel per person-visit, hotel/accommodation per stay-day.</w:t>
      </w:r>
    </w:p>
    <w:p w:rsidR="00000000" w:rsidDel="00000000" w:rsidP="00000000" w:rsidRDefault="00000000" w:rsidRPr="00000000" w14:paraId="00000548">
      <w:pPr>
        <w:spacing w:after="100" w:lineRule="auto"/>
        <w:rPr/>
      </w:pPr>
      <w:r w:rsidDel="00000000" w:rsidR="00000000" w:rsidRPr="00000000">
        <w:rPr>
          <w:b w:val="1"/>
          <w:bCs w:val="1"/>
          <w:color w:val="1a2b45"/>
          <w:rtl w:val="0"/>
        </w:rPr>
        <w:t xml:space="preserve">Section 3 — Infrastructure &amp; Hosting: </w:t>
      </w:r>
      <w:r w:rsidDel="00000000" w:rsidR="00000000" w:rsidRPr="00000000">
        <w:rPr>
          <w:rtl w:val="0"/>
        </w:rPr>
        <w:t xml:space="preserve">Cloud hosting for the tier duration: 8 months (Core), 12 months (Plus), 12 months (Scale). Include compute, storage, networking, monitoring, security.</w:t>
      </w:r>
    </w:p>
    <w:p w:rsidR="00000000" w:rsidDel="00000000" w:rsidP="00000000" w:rsidRDefault="00000000" w:rsidRPr="00000000" w14:paraId="00000549">
      <w:pPr>
        <w:spacing w:after="100" w:lineRule="auto"/>
        <w:rPr/>
      </w:pPr>
      <w:r w:rsidDel="00000000" w:rsidR="00000000" w:rsidRPr="00000000">
        <w:rPr>
          <w:b w:val="1"/>
          <w:bCs w:val="1"/>
          <w:color w:val="1a2b45"/>
          <w:rtl w:val="0"/>
        </w:rPr>
        <w:t xml:space="preserve">Section 4 — Tooling &amp; Licensing: </w:t>
      </w:r>
      <w:r w:rsidDel="00000000" w:rsidR="00000000" w:rsidRPr="00000000">
        <w:rPr>
          <w:rtl w:val="0"/>
        </w:rPr>
        <w:t xml:space="preserve">Third-party licences, ISV fees, notification gateways, testing tools.</w:t>
      </w:r>
    </w:p>
    <w:p w:rsidR="00000000" w:rsidDel="00000000" w:rsidP="00000000" w:rsidRDefault="00000000" w:rsidRPr="00000000" w14:paraId="0000054A">
      <w:pPr>
        <w:spacing w:after="100" w:lineRule="auto"/>
        <w:rPr/>
      </w:pPr>
      <w:r w:rsidDel="00000000" w:rsidR="00000000" w:rsidRPr="00000000">
        <w:rPr>
          <w:b w:val="1"/>
          <w:bCs w:val="1"/>
          <w:color w:val="1a2b45"/>
          <w:rtl w:val="0"/>
        </w:rPr>
        <w:t xml:space="preserve">Section 5 — Contingency / Flex: </w:t>
      </w:r>
      <w:r w:rsidDel="00000000" w:rsidR="00000000" w:rsidRPr="00000000">
        <w:rPr>
          <w:rtl w:val="0"/>
        </w:rPr>
        <w:t xml:space="preserve">15–20% of People Cost (Section 1).</w:t>
      </w:r>
    </w:p>
    <w:p w:rsidR="00000000" w:rsidDel="00000000" w:rsidP="00000000" w:rsidRDefault="00000000" w:rsidRPr="00000000" w14:paraId="0000054B">
      <w:pPr>
        <w:spacing w:after="100" w:lineRule="auto"/>
        <w:rPr/>
      </w:pPr>
      <w:r w:rsidDel="00000000" w:rsidR="00000000" w:rsidRPr="00000000">
        <w:rPr>
          <w:b w:val="1"/>
          <w:bCs w:val="1"/>
          <w:color w:val="1a2b45"/>
          <w:rtl w:val="0"/>
        </w:rPr>
        <w:t xml:space="preserve">Section 6 — AI Integration (if applicable): </w:t>
      </w:r>
      <w:r w:rsidDel="00000000" w:rsidR="00000000" w:rsidRPr="00000000">
        <w:rPr>
          <w:rtl w:val="0"/>
        </w:rPr>
        <w:t xml:space="preserve">Separate cost proposal per Section 19 guidance.</w:t>
      </w:r>
    </w:p>
    <w:p w:rsidR="00000000" w:rsidDel="00000000" w:rsidP="00000000" w:rsidRDefault="00000000" w:rsidRPr="00000000" w14:paraId="0000054C">
      <w:pPr>
        <w:spacing w:after="100" w:lineRule="auto"/>
        <w:rPr/>
      </w:pPr>
      <w:r w:rsidDel="00000000" w:rsidR="00000000" w:rsidRPr="00000000">
        <w:rPr>
          <w:b w:val="1"/>
          <w:bCs w:val="1"/>
          <w:color w:val="1a2b45"/>
          <w:rtl w:val="0"/>
        </w:rPr>
        <w:t xml:space="preserve">Summary: </w:t>
      </w:r>
      <w:r w:rsidDel="00000000" w:rsidR="00000000" w:rsidRPr="00000000">
        <w:rPr>
          <w:rtl w:val="0"/>
        </w:rPr>
        <w:t xml:space="preserve">Grand total excluding taxes, applicable tax rate, grand total including taxes.</w:t>
      </w:r>
    </w:p>
    <w:p w:rsidR="00000000" w:rsidDel="00000000" w:rsidP="00000000" w:rsidRDefault="00000000" w:rsidRPr="00000000" w14:paraId="0000054D">
      <w:pPr>
        <w:rPr/>
      </w:pPr>
      <w:r w:rsidDel="00000000" w:rsidR="00000000" w:rsidRPr="00000000">
        <w:br w:type="page"/>
      </w:r>
      <w:r w:rsidDel="00000000" w:rsidR="00000000" w:rsidRPr="00000000">
        <w:rPr>
          <w:rtl w:val="0"/>
        </w:rPr>
      </w:r>
    </w:p>
    <w:p w:rsidR="00000000" w:rsidDel="00000000" w:rsidP="00000000" w:rsidRDefault="00000000" w:rsidRPr="00000000" w14:paraId="0000054E">
      <w:pPr>
        <w:pStyle w:val="Heading1"/>
        <w:spacing w:after="40" w:before="60" w:lineRule="auto"/>
        <w:rPr/>
      </w:pPr>
      <w:bookmarkStart w:colFirst="0" w:colLast="0" w:name="_ji8pnma5j8i8" w:id="40"/>
      <w:bookmarkEnd w:id="40"/>
      <w:r w:rsidDel="00000000" w:rsidR="00000000" w:rsidRPr="00000000">
        <w:rPr>
          <w:rtl w:val="0"/>
        </w:rPr>
        <w:t xml:space="preserve">SECTION 21</w:t>
      </w:r>
    </w:p>
    <w:p w:rsidR="00000000" w:rsidDel="00000000" w:rsidP="00000000" w:rsidRDefault="00000000" w:rsidRPr="00000000" w14:paraId="0000054F">
      <w:pPr>
        <w:pStyle w:val="Heading2"/>
        <w:keepNext w:val="0"/>
        <w:keepLines w:val="0"/>
        <w:rPr/>
      </w:pPr>
      <w:r w:rsidDel="00000000" w:rsidR="00000000" w:rsidRPr="00000000">
        <w:rPr>
          <w:rtl w:val="0"/>
        </w:rPr>
        <w:t xml:space="preserve">Financial Evaluation Guidance</w:t>
      </w:r>
    </w:p>
    <w:p w:rsidR="00000000" w:rsidDel="00000000" w:rsidP="00000000" w:rsidRDefault="00000000" w:rsidRPr="00000000" w14:paraId="00000550">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When evaluating financial proposals, the following criteria should be applied:</w:t>
      </w:r>
    </w:p>
    <w:p w:rsidR="00000000" w:rsidDel="00000000" w:rsidP="00000000" w:rsidRDefault="00000000" w:rsidRPr="00000000" w14:paraId="00000552">
      <w:pPr>
        <w:spacing w:after="100" w:lineRule="auto"/>
        <w:rPr/>
      </w:pPr>
      <w:r w:rsidDel="00000000" w:rsidR="00000000" w:rsidRPr="00000000">
        <w:rPr>
          <w:b w:val="1"/>
          <w:bCs w:val="1"/>
          <w:color w:val="1a2b45"/>
          <w:rtl w:val="0"/>
        </w:rPr>
        <w:t xml:space="preserve">Rate Reasonableness. </w:t>
      </w:r>
      <w:r w:rsidDel="00000000" w:rsidR="00000000" w:rsidRPr="00000000">
        <w:rPr>
          <w:rtl w:val="0"/>
        </w:rPr>
        <w:t xml:space="preserve">Proposed hourly rates should fall within the applicable regional pricing band (Section 15A). Rates above the ceiling require justification; rates significantly below the floor may indicate under-resourcing.However, product-based SPs deploying their own credentialing platform may structurally price below Band A floors due to differences in delivery model; this does not automatically indicate under-resourcing and should be evaluated on the merits of the proposed scope, staffing, and support commitments.</w:t>
      </w:r>
    </w:p>
    <w:p w:rsidR="00000000" w:rsidDel="00000000" w:rsidP="00000000" w:rsidRDefault="00000000" w:rsidRPr="00000000" w14:paraId="00000553">
      <w:pPr>
        <w:spacing w:after="100" w:lineRule="auto"/>
        <w:rPr/>
      </w:pPr>
      <w:r w:rsidDel="00000000" w:rsidR="00000000" w:rsidRPr="00000000">
        <w:rPr>
          <w:b w:val="1"/>
          <w:bCs w:val="1"/>
          <w:color w:val="1a2b45"/>
          <w:rtl w:val="0"/>
        </w:rPr>
        <w:t xml:space="preserve">Effort Justification. </w:t>
      </w:r>
      <w:r w:rsidDel="00000000" w:rsidR="00000000" w:rsidRPr="00000000">
        <w:rPr>
          <w:rtl w:val="0"/>
        </w:rPr>
        <w:t xml:space="preserve">Proposed person-hours should be within ±20% of indicative figures in Section 15. Material deviations must be justified with reference to the country context.</w:t>
      </w:r>
    </w:p>
    <w:p w:rsidR="00000000" w:rsidDel="00000000" w:rsidP="00000000" w:rsidRDefault="00000000" w:rsidRPr="00000000" w14:paraId="00000554">
      <w:pPr>
        <w:spacing w:after="100" w:lineRule="auto"/>
        <w:rPr/>
      </w:pPr>
      <w:r w:rsidDel="00000000" w:rsidR="00000000" w:rsidRPr="00000000">
        <w:rPr>
          <w:b w:val="1"/>
          <w:bCs w:val="1"/>
          <w:color w:val="1a2b45"/>
          <w:rtl w:val="0"/>
        </w:rPr>
        <w:t xml:space="preserve">Cost Proportionality. </w:t>
      </w:r>
      <w:r w:rsidDel="00000000" w:rsidR="00000000" w:rsidRPr="00000000">
        <w:rPr>
          <w:rtl w:val="0"/>
        </w:rPr>
        <w:t xml:space="preserve">Category proportions should broadly align with Section 17. People cost below 45% or above 75% of total warrants scrutiny.</w:t>
      </w:r>
    </w:p>
    <w:p w:rsidR="00000000" w:rsidDel="00000000" w:rsidP="00000000" w:rsidRDefault="00000000" w:rsidRPr="00000000" w14:paraId="00000555">
      <w:pPr>
        <w:spacing w:after="100" w:lineRule="auto"/>
        <w:rPr/>
      </w:pPr>
      <w:r w:rsidDel="00000000" w:rsidR="00000000" w:rsidRPr="00000000">
        <w:rPr>
          <w:b w:val="1"/>
          <w:bCs w:val="1"/>
          <w:color w:val="1a2b45"/>
          <w:rtl w:val="0"/>
        </w:rPr>
        <w:t xml:space="preserve">Hosting Duration Compliance. </w:t>
      </w:r>
      <w:r w:rsidDel="00000000" w:rsidR="00000000" w:rsidRPr="00000000">
        <w:rPr>
          <w:rtl w:val="0"/>
        </w:rPr>
        <w:t xml:space="preserve">Infrastructure cost should cover the full hosting duration: 8 months (Core), 12 months (Plus), 12 months (Scale).</w:t>
      </w:r>
    </w:p>
    <w:p w:rsidR="00000000" w:rsidDel="00000000" w:rsidP="00000000" w:rsidRDefault="00000000" w:rsidRPr="00000000" w14:paraId="00000556">
      <w:pPr>
        <w:spacing w:after="100" w:lineRule="auto"/>
        <w:rPr/>
      </w:pPr>
      <w:r w:rsidDel="00000000" w:rsidR="00000000" w:rsidRPr="00000000">
        <w:rPr>
          <w:b w:val="1"/>
          <w:bCs w:val="1"/>
          <w:color w:val="1a2b45"/>
          <w:rtl w:val="0"/>
        </w:rPr>
        <w:t xml:space="preserve">Contingency Transparency. </w:t>
      </w:r>
      <w:r w:rsidDel="00000000" w:rsidR="00000000" w:rsidRPr="00000000">
        <w:rPr>
          <w:rtl w:val="0"/>
        </w:rPr>
        <w:t xml:space="preserve">The contingency percentage (applied to People Cost) and its basis should be clearly stated. As a cross-check, the resulting amount should represent approximately 8–13% of total engagement cost.</w:t>
      </w:r>
    </w:p>
    <w:p w:rsidR="00000000" w:rsidDel="00000000" w:rsidP="00000000" w:rsidRDefault="00000000" w:rsidRPr="00000000" w14:paraId="00000557">
      <w:pPr>
        <w:spacing w:after="100" w:lineRule="auto"/>
        <w:rPr/>
      </w:pPr>
      <w:r w:rsidDel="00000000" w:rsidR="00000000" w:rsidRPr="00000000">
        <w:rPr>
          <w:b w:val="1"/>
          <w:bCs w:val="1"/>
          <w:color w:val="1a2b45"/>
          <w:rtl w:val="0"/>
        </w:rPr>
        <w:t xml:space="preserve">Adoption-Linked Payment Acceptance. </w:t>
      </w:r>
      <w:r w:rsidDel="00000000" w:rsidR="00000000" w:rsidRPr="00000000">
        <w:rPr>
          <w:rtl w:val="0"/>
        </w:rPr>
        <w:t xml:space="preserve">The SP should acknowledge and accept the 70/30 payment split and the withholding/earn-back mechanism described in Section 17A.</w:t>
      </w:r>
    </w:p>
    <w:p w:rsidR="00000000" w:rsidDel="00000000" w:rsidP="00000000" w:rsidRDefault="00000000" w:rsidRPr="00000000" w14:paraId="00000558">
      <w:pPr>
        <w:rPr/>
      </w:pPr>
      <w:r w:rsidDel="00000000" w:rsidR="00000000" w:rsidRPr="00000000">
        <w:br w:type="page"/>
      </w:r>
      <w:r w:rsidDel="00000000" w:rsidR="00000000" w:rsidRPr="00000000">
        <w:rPr>
          <w:rtl w:val="0"/>
        </w:rPr>
      </w:r>
    </w:p>
    <w:p w:rsidR="00000000" w:rsidDel="00000000" w:rsidP="00000000" w:rsidRDefault="00000000" w:rsidRPr="00000000" w14:paraId="00000559">
      <w:pPr>
        <w:pStyle w:val="Heading1"/>
        <w:spacing w:after="40" w:before="60" w:lineRule="auto"/>
        <w:rPr/>
      </w:pPr>
      <w:bookmarkStart w:colFirst="0" w:colLast="0" w:name="_dvixuxq4ni0n" w:id="41"/>
      <w:bookmarkEnd w:id="41"/>
      <w:r w:rsidDel="00000000" w:rsidR="00000000" w:rsidRPr="00000000">
        <w:rPr>
          <w:rtl w:val="0"/>
        </w:rPr>
        <w:t xml:space="preserve">SECTION 22</w:t>
      </w:r>
    </w:p>
    <w:p w:rsidR="00000000" w:rsidDel="00000000" w:rsidP="00000000" w:rsidRDefault="00000000" w:rsidRPr="00000000" w14:paraId="0000055A">
      <w:pPr>
        <w:pStyle w:val="Heading2"/>
        <w:keepNext w:val="0"/>
        <w:keepLines w:val="0"/>
        <w:rPr/>
      </w:pPr>
      <w:r w:rsidDel="00000000" w:rsidR="00000000" w:rsidRPr="00000000">
        <w:rPr>
          <w:rtl w:val="0"/>
        </w:rPr>
        <w:t xml:space="preserve">Costing Summary Comparison</w:t>
      </w:r>
    </w:p>
    <w:p w:rsidR="00000000" w:rsidDel="00000000" w:rsidP="00000000" w:rsidRDefault="00000000" w:rsidRPr="00000000" w14:paraId="0000055B">
      <w:pPr>
        <w:pBdr>
          <w:bottom w:color="3b82f6" w:space="1" w:sz="4" w:val="single"/>
        </w:pBdr>
        <w:spacing w:after="160" w:before="40" w:lineRule="auto"/>
        <w:rPr>
          <w:sz w:val="20"/>
          <w:szCs w:val="20"/>
        </w:rPr>
      </w:pPr>
      <w:r w:rsidDel="00000000" w:rsidR="00000000" w:rsidRPr="00000000">
        <w:rPr>
          <w:rtl w:val="0"/>
        </w:rPr>
      </w:r>
    </w:p>
    <w:tbl>
      <w:tblPr>
        <w:tblStyle w:val="Table26"/>
        <w:tblW w:w="9306.0" w:type="dxa"/>
        <w:jc w:val="left"/>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000"/>
      </w:tblPr>
      <w:tblGrid>
        <w:gridCol w:w="3000"/>
        <w:gridCol w:w="2102"/>
        <w:gridCol w:w="2102"/>
        <w:gridCol w:w="2102"/>
        <w:tblGridChange w:id="0">
          <w:tblGrid>
            <w:gridCol w:w="3000"/>
            <w:gridCol w:w="2102"/>
            <w:gridCol w:w="2102"/>
            <w:gridCol w:w="210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1b2d" w:val="clear"/>
            <w:tcMar>
              <w:top w:w="60.0" w:type="dxa"/>
              <w:left w:w="80.0" w:type="dxa"/>
              <w:bottom w:w="60.0" w:type="dxa"/>
              <w:right w:w="80.0" w:type="dxa"/>
            </w:tcMar>
            <w:vAlign w:val="center"/>
          </w:tcPr>
          <w:p w:rsidR="00000000" w:rsidDel="00000000" w:rsidP="00000000" w:rsidRDefault="00000000" w:rsidRPr="00000000" w14:paraId="0000055C">
            <w:pPr>
              <w:jc w:val="center"/>
              <w:rPr/>
            </w:pPr>
            <w:r w:rsidDel="00000000" w:rsidR="00000000" w:rsidRPr="00000000">
              <w:rPr>
                <w:b w:val="1"/>
                <w:bCs w:val="1"/>
                <w:color w:val="ffffff"/>
                <w:sz w:val="21"/>
                <w:szCs w:val="21"/>
                <w:rtl w:val="0"/>
              </w:rPr>
              <w:t xml:space="preserve">Dimension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b82f6" w:val="clear"/>
            <w:tcMar>
              <w:top w:w="60.0" w:type="dxa"/>
              <w:left w:w="80.0" w:type="dxa"/>
              <w:bottom w:w="60.0" w:type="dxa"/>
              <w:right w:w="80.0" w:type="dxa"/>
            </w:tcMar>
            <w:vAlign w:val="center"/>
          </w:tcPr>
          <w:p w:rsidR="00000000" w:rsidDel="00000000" w:rsidP="00000000" w:rsidRDefault="00000000" w:rsidRPr="00000000" w14:paraId="0000055D">
            <w:pPr>
              <w:jc w:val="center"/>
              <w:rPr/>
            </w:pPr>
            <w:r w:rsidDel="00000000" w:rsidR="00000000" w:rsidRPr="00000000">
              <w:rPr>
                <w:b w:val="1"/>
                <w:bCs w:val="1"/>
                <w:color w:val="ffffff"/>
                <w:sz w:val="21"/>
                <w:szCs w:val="21"/>
                <w:rtl w:val="0"/>
              </w:rPr>
              <w:t xml:space="preserve">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b5cf6" w:val="clear"/>
            <w:tcMar>
              <w:top w:w="60.0" w:type="dxa"/>
              <w:left w:w="80.0" w:type="dxa"/>
              <w:bottom w:w="60.0" w:type="dxa"/>
              <w:right w:w="80.0" w:type="dxa"/>
            </w:tcMar>
            <w:vAlign w:val="center"/>
          </w:tcPr>
          <w:p w:rsidR="00000000" w:rsidDel="00000000" w:rsidP="00000000" w:rsidRDefault="00000000" w:rsidRPr="00000000" w14:paraId="0000055E">
            <w:pPr>
              <w:jc w:val="center"/>
              <w:rPr/>
            </w:pPr>
            <w:r w:rsidDel="00000000" w:rsidR="00000000" w:rsidRPr="00000000">
              <w:rPr>
                <w:b w:val="1"/>
                <w:bCs w:val="1"/>
                <w:color w:val="ffffff"/>
                <w:sz w:val="21"/>
                <w:szCs w:val="21"/>
                <w:rtl w:val="0"/>
              </w:rPr>
              <w:t xml:space="preserve">Plus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59e0b" w:val="clear"/>
            <w:tcMar>
              <w:top w:w="60.0" w:type="dxa"/>
              <w:left w:w="80.0" w:type="dxa"/>
              <w:bottom w:w="60.0" w:type="dxa"/>
              <w:right w:w="80.0" w:type="dxa"/>
            </w:tcMar>
            <w:vAlign w:val="center"/>
          </w:tcPr>
          <w:p w:rsidR="00000000" w:rsidDel="00000000" w:rsidP="00000000" w:rsidRDefault="00000000" w:rsidRPr="00000000" w14:paraId="0000055F">
            <w:pPr>
              <w:jc w:val="center"/>
              <w:rPr/>
            </w:pPr>
            <w:r w:rsidDel="00000000" w:rsidR="00000000" w:rsidRPr="00000000">
              <w:rPr>
                <w:b w:val="1"/>
                <w:bCs w:val="1"/>
                <w:color w:val="ffffff"/>
                <w:sz w:val="21"/>
                <w:szCs w:val="21"/>
                <w:rtl w:val="0"/>
              </w:rPr>
              <w:t xml:space="preserve">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0">
            <w:pPr>
              <w:rPr/>
            </w:pPr>
            <w:r w:rsidDel="00000000" w:rsidR="00000000" w:rsidRPr="00000000">
              <w:rPr>
                <w:b w:val="1"/>
                <w:bCs w:val="1"/>
                <w:sz w:val="21"/>
                <w:szCs w:val="21"/>
                <w:rtl w:val="0"/>
              </w:rPr>
              <w:t xml:space="preserve">Active Rollout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1">
            <w:pPr>
              <w:jc w:val="center"/>
              <w:rPr/>
            </w:pPr>
            <w:r w:rsidDel="00000000" w:rsidR="00000000" w:rsidRPr="00000000">
              <w:rPr>
                <w:sz w:val="21"/>
                <w:szCs w:val="21"/>
                <w:rtl w:val="0"/>
              </w:rPr>
              <w:t xml:space="preserve">16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2">
            <w:pPr>
              <w:jc w:val="center"/>
              <w:rPr/>
            </w:pPr>
            <w:r w:rsidDel="00000000" w:rsidR="00000000" w:rsidRPr="00000000">
              <w:rPr>
                <w:sz w:val="21"/>
                <w:szCs w:val="21"/>
                <w:rtl w:val="0"/>
              </w:rPr>
              <w:t xml:space="preserve">24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3">
            <w:pPr>
              <w:jc w:val="center"/>
              <w:rPr/>
            </w:pPr>
            <w:r w:rsidDel="00000000" w:rsidR="00000000" w:rsidRPr="00000000">
              <w:rPr>
                <w:sz w:val="21"/>
                <w:szCs w:val="21"/>
                <w:rtl w:val="0"/>
              </w:rPr>
              <w:t xml:space="preserve">24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4">
            <w:pPr>
              <w:rPr/>
            </w:pPr>
            <w:r w:rsidDel="00000000" w:rsidR="00000000" w:rsidRPr="00000000">
              <w:rPr>
                <w:b w:val="1"/>
                <w:bCs w:val="1"/>
                <w:sz w:val="21"/>
                <w:szCs w:val="21"/>
                <w:rtl w:val="0"/>
              </w:rPr>
              <w:t xml:space="preserve">Post-Rollout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5">
            <w:pPr>
              <w:jc w:val="center"/>
              <w:rPr/>
            </w:pPr>
            <w:r w:rsidDel="00000000" w:rsidR="00000000" w:rsidRPr="00000000">
              <w:rPr>
                <w:sz w:val="21"/>
                <w:szCs w:val="21"/>
                <w:rtl w:val="0"/>
              </w:rPr>
              <w:t xml:space="preserve">16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6">
            <w:pPr>
              <w:jc w:val="center"/>
              <w:rPr/>
            </w:pPr>
            <w:r w:rsidDel="00000000" w:rsidR="00000000" w:rsidRPr="00000000">
              <w:rPr>
                <w:sz w:val="21"/>
                <w:szCs w:val="21"/>
                <w:rtl w:val="0"/>
              </w:rPr>
              <w:t xml:space="preserve">24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7">
            <w:pPr>
              <w:jc w:val="center"/>
              <w:rPr/>
            </w:pPr>
            <w:r w:rsidDel="00000000" w:rsidR="00000000" w:rsidRPr="00000000">
              <w:rPr>
                <w:sz w:val="21"/>
                <w:szCs w:val="21"/>
                <w:rtl w:val="0"/>
              </w:rPr>
              <w:t xml:space="preserve">24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8">
            <w:pPr>
              <w:rPr/>
            </w:pPr>
            <w:r w:rsidDel="00000000" w:rsidR="00000000" w:rsidRPr="00000000">
              <w:rPr>
                <w:b w:val="1"/>
                <w:bCs w:val="1"/>
                <w:sz w:val="21"/>
                <w:szCs w:val="21"/>
                <w:rtl w:val="0"/>
              </w:rPr>
              <w:t xml:space="preserve">Total Engagement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9">
            <w:pPr>
              <w:jc w:val="center"/>
              <w:rPr/>
            </w:pPr>
            <w:r w:rsidDel="00000000" w:rsidR="00000000" w:rsidRPr="00000000">
              <w:rPr>
                <w:sz w:val="21"/>
                <w:szCs w:val="21"/>
                <w:rtl w:val="0"/>
              </w:rPr>
              <w:t xml:space="preserve">~8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A">
            <w:pPr>
              <w:jc w:val="center"/>
              <w:rPr/>
            </w:pPr>
            <w:r w:rsidDel="00000000" w:rsidR="00000000" w:rsidRPr="00000000">
              <w:rPr>
                <w:sz w:val="21"/>
                <w:szCs w:val="21"/>
                <w:rtl w:val="0"/>
              </w:rPr>
              <w:t xml:space="preserve">~12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6B">
            <w:pPr>
              <w:jc w:val="center"/>
              <w:rPr/>
            </w:pPr>
            <w:r w:rsidDel="00000000" w:rsidR="00000000" w:rsidRPr="00000000">
              <w:rPr>
                <w:sz w:val="21"/>
                <w:szCs w:val="21"/>
                <w:rtl w:val="0"/>
              </w:rPr>
              <w:t xml:space="preserve">~12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C">
            <w:pPr>
              <w:rPr/>
            </w:pPr>
            <w:r w:rsidDel="00000000" w:rsidR="00000000" w:rsidRPr="00000000">
              <w:rPr>
                <w:b w:val="1"/>
                <w:bCs w:val="1"/>
                <w:sz w:val="21"/>
                <w:szCs w:val="21"/>
                <w:rtl w:val="0"/>
              </w:rPr>
              <w:t xml:space="preserve">Hosting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D">
            <w:pPr>
              <w:jc w:val="center"/>
              <w:rPr/>
            </w:pPr>
            <w:r w:rsidDel="00000000" w:rsidR="00000000" w:rsidRPr="00000000">
              <w:rPr>
                <w:sz w:val="21"/>
                <w:szCs w:val="21"/>
                <w:rtl w:val="0"/>
              </w:rPr>
              <w:t xml:space="preserve">8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E">
            <w:pPr>
              <w:jc w:val="center"/>
              <w:rPr/>
            </w:pPr>
            <w:r w:rsidDel="00000000" w:rsidR="00000000" w:rsidRPr="00000000">
              <w:rPr>
                <w:sz w:val="21"/>
                <w:szCs w:val="21"/>
                <w:rtl w:val="0"/>
              </w:rPr>
              <w:t xml:space="preserve">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6F">
            <w:pPr>
              <w:jc w:val="center"/>
              <w:rPr/>
            </w:pPr>
            <w:r w:rsidDel="00000000" w:rsidR="00000000" w:rsidRPr="00000000">
              <w:rPr>
                <w:sz w:val="21"/>
                <w:szCs w:val="21"/>
                <w:rtl w:val="0"/>
              </w:rPr>
              <w:t xml:space="preserve">12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0">
            <w:pPr>
              <w:rPr/>
            </w:pPr>
            <w:r w:rsidDel="00000000" w:rsidR="00000000" w:rsidRPr="00000000">
              <w:rPr>
                <w:b w:val="1"/>
                <w:bCs w:val="1"/>
                <w:sz w:val="21"/>
                <w:szCs w:val="21"/>
                <w:rtl w:val="0"/>
              </w:rPr>
              <w:t xml:space="preserve">Use Cases at Go-Live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1">
            <w:pPr>
              <w:jc w:val="center"/>
              <w:rPr/>
            </w:pPr>
            <w:r w:rsidDel="00000000" w:rsidR="00000000" w:rsidRPr="00000000">
              <w:rPr>
                <w:sz w:val="21"/>
                <w:szCs w:val="21"/>
                <w:rtl w:val="0"/>
              </w:rPr>
              <w:t xml:space="preserve">2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2">
            <w:pPr>
              <w:jc w:val="center"/>
              <w:rPr/>
            </w:pPr>
            <w:r w:rsidDel="00000000" w:rsidR="00000000" w:rsidRPr="00000000">
              <w:rPr>
                <w:sz w:val="21"/>
                <w:szCs w:val="21"/>
                <w:rtl w:val="0"/>
              </w:rPr>
              <w:t xml:space="preserve">2–5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3">
            <w:pPr>
              <w:jc w:val="center"/>
              <w:rPr/>
            </w:pPr>
            <w:r w:rsidDel="00000000" w:rsidR="00000000" w:rsidRPr="00000000">
              <w:rPr>
                <w:sz w:val="21"/>
                <w:szCs w:val="21"/>
                <w:rtl w:val="0"/>
              </w:rPr>
              <w:t xml:space="preserve">5+ end-to-end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4">
            <w:pPr>
              <w:rPr/>
            </w:pPr>
            <w:r w:rsidDel="00000000" w:rsidR="00000000" w:rsidRPr="00000000">
              <w:rPr>
                <w:b w:val="1"/>
                <w:bCs w:val="1"/>
                <w:sz w:val="21"/>
                <w:szCs w:val="21"/>
                <w:rtl w:val="0"/>
              </w:rPr>
              <w:t xml:space="preserve">Estimated Person-Hours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5">
            <w:pPr>
              <w:jc w:val="center"/>
              <w:rPr/>
            </w:pPr>
            <w:r w:rsidDel="00000000" w:rsidR="00000000" w:rsidRPr="00000000">
              <w:rPr>
                <w:sz w:val="21"/>
                <w:szCs w:val="21"/>
                <w:rtl w:val="0"/>
              </w:rPr>
              <w:t xml:space="preserve">~4,080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6">
            <w:pPr>
              <w:jc w:val="center"/>
              <w:rPr/>
            </w:pPr>
            <w:r w:rsidDel="00000000" w:rsidR="00000000" w:rsidRPr="00000000">
              <w:rPr>
                <w:sz w:val="21"/>
                <w:szCs w:val="21"/>
                <w:rtl w:val="0"/>
              </w:rPr>
              <w:t xml:space="preserve">~6,280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7">
            <w:pPr>
              <w:jc w:val="center"/>
              <w:rPr/>
            </w:pPr>
            <w:r w:rsidDel="00000000" w:rsidR="00000000" w:rsidRPr="00000000">
              <w:rPr>
                <w:sz w:val="21"/>
                <w:szCs w:val="21"/>
                <w:rtl w:val="0"/>
              </w:rPr>
              <w:t xml:space="preserve">~8,140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8">
            <w:pPr>
              <w:rPr/>
            </w:pPr>
            <w:r w:rsidDel="00000000" w:rsidR="00000000" w:rsidRPr="00000000">
              <w:rPr>
                <w:b w:val="1"/>
                <w:bCs w:val="1"/>
                <w:sz w:val="21"/>
                <w:szCs w:val="21"/>
                <w:rtl w:val="0"/>
              </w:rPr>
              <w:t xml:space="preserve">Roles Staffed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9">
            <w:pPr>
              <w:jc w:val="center"/>
              <w:rPr/>
            </w:pPr>
            <w:r w:rsidDel="00000000" w:rsidR="00000000" w:rsidRPr="00000000">
              <w:rPr>
                <w:sz w:val="21"/>
                <w:szCs w:val="21"/>
                <w:rtl w:val="0"/>
              </w:rPr>
              <w:t xml:space="preserve">11 of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A">
            <w:pPr>
              <w:jc w:val="center"/>
              <w:rPr/>
            </w:pPr>
            <w:r w:rsidDel="00000000" w:rsidR="00000000" w:rsidRPr="00000000">
              <w:rPr>
                <w:sz w:val="21"/>
                <w:szCs w:val="21"/>
                <w:rtl w:val="0"/>
              </w:rPr>
              <w:t xml:space="preserve">12 of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7B">
            <w:pPr>
              <w:jc w:val="center"/>
              <w:rPr/>
            </w:pPr>
            <w:r w:rsidDel="00000000" w:rsidR="00000000" w:rsidRPr="00000000">
              <w:rPr>
                <w:sz w:val="21"/>
                <w:szCs w:val="21"/>
                <w:rtl w:val="0"/>
              </w:rPr>
              <w:t xml:space="preserve">13 of 13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C">
            <w:pPr>
              <w:rPr/>
            </w:pPr>
            <w:r w:rsidDel="00000000" w:rsidR="00000000" w:rsidRPr="00000000">
              <w:rPr>
                <w:b w:val="1"/>
                <w:bCs w:val="1"/>
                <w:sz w:val="21"/>
                <w:szCs w:val="21"/>
                <w:rtl w:val="0"/>
              </w:rPr>
              <w:t xml:space="preserve">L3 Support Included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D">
            <w:pPr>
              <w:jc w:val="center"/>
              <w:rPr/>
            </w:pPr>
            <w:r w:rsidDel="00000000" w:rsidR="00000000" w:rsidRPr="00000000">
              <w:rPr>
                <w:sz w:val="21"/>
                <w:szCs w:val="21"/>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E">
            <w:pPr>
              <w:jc w:val="center"/>
              <w:rPr/>
            </w:pPr>
            <w:r w:rsidDel="00000000" w:rsidR="00000000" w:rsidRPr="00000000">
              <w:rPr>
                <w:sz w:val="21"/>
                <w:szCs w:val="21"/>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7F">
            <w:pPr>
              <w:jc w:val="center"/>
              <w:rPr/>
            </w:pPr>
            <w:r w:rsidDel="00000000" w:rsidR="00000000" w:rsidRPr="00000000">
              <w:rPr>
                <w:sz w:val="21"/>
                <w:szCs w:val="21"/>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0">
            <w:pPr>
              <w:rPr/>
            </w:pPr>
            <w:r w:rsidDel="00000000" w:rsidR="00000000" w:rsidRPr="00000000">
              <w:rPr>
                <w:b w:val="1"/>
                <w:bCs w:val="1"/>
                <w:sz w:val="21"/>
                <w:szCs w:val="21"/>
                <w:rtl w:val="0"/>
              </w:rPr>
              <w:t xml:space="preserve">Outreach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1">
            <w:pPr>
              <w:jc w:val="center"/>
              <w:rPr/>
            </w:pPr>
            <w:r w:rsidDel="00000000" w:rsidR="00000000" w:rsidRPr="00000000">
              <w:rPr>
                <w:sz w:val="21"/>
                <w:szCs w:val="21"/>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2">
            <w:pPr>
              <w:jc w:val="center"/>
              <w:rPr/>
            </w:pPr>
            <w:r w:rsidDel="00000000" w:rsidR="00000000" w:rsidRPr="00000000">
              <w:rPr>
                <w:sz w:val="21"/>
                <w:szCs w:val="21"/>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3">
            <w:pPr>
              <w:jc w:val="center"/>
              <w:rPr/>
            </w:pPr>
            <w:r w:rsidDel="00000000" w:rsidR="00000000" w:rsidRPr="00000000">
              <w:rPr>
                <w:sz w:val="21"/>
                <w:szCs w:val="21"/>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4">
            <w:pPr>
              <w:rPr/>
            </w:pPr>
            <w:r w:rsidDel="00000000" w:rsidR="00000000" w:rsidRPr="00000000">
              <w:rPr>
                <w:b w:val="1"/>
                <w:bCs w:val="1"/>
                <w:sz w:val="21"/>
                <w:szCs w:val="21"/>
                <w:rtl w:val="0"/>
              </w:rPr>
              <w:t xml:space="preserve">Payment Phases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5">
            <w:pPr>
              <w:jc w:val="center"/>
              <w:rPr/>
            </w:pPr>
            <w:r w:rsidDel="00000000" w:rsidR="00000000" w:rsidRPr="00000000">
              <w:rPr>
                <w:sz w:val="21"/>
                <w:szCs w:val="21"/>
                <w:rtl w:val="0"/>
              </w:rPr>
              <w:t xml:space="preserve">5 (A–E)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6">
            <w:pPr>
              <w:jc w:val="center"/>
              <w:rPr/>
            </w:pPr>
            <w:r w:rsidDel="00000000" w:rsidR="00000000" w:rsidRPr="00000000">
              <w:rPr>
                <w:sz w:val="21"/>
                <w:szCs w:val="21"/>
                <w:rtl w:val="0"/>
              </w:rPr>
              <w:t xml:space="preserve">5 (A–E)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7">
            <w:pPr>
              <w:jc w:val="center"/>
              <w:rPr/>
            </w:pPr>
            <w:r w:rsidDel="00000000" w:rsidR="00000000" w:rsidRPr="00000000">
              <w:rPr>
                <w:sz w:val="21"/>
                <w:szCs w:val="21"/>
                <w:rtl w:val="0"/>
              </w:rPr>
              <w:t xml:space="preserve">5 (A–E)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8">
            <w:pPr>
              <w:rPr/>
            </w:pPr>
            <w:r w:rsidDel="00000000" w:rsidR="00000000" w:rsidRPr="00000000">
              <w:rPr>
                <w:b w:val="1"/>
                <w:bCs w:val="1"/>
                <w:sz w:val="21"/>
                <w:szCs w:val="21"/>
                <w:rtl w:val="0"/>
              </w:rPr>
              <w:t xml:space="preserve">Contingency 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9">
            <w:pPr>
              <w:jc w:val="center"/>
              <w:rPr/>
            </w:pPr>
            <w:r w:rsidDel="00000000" w:rsidR="00000000" w:rsidRPr="00000000">
              <w:rPr>
                <w:sz w:val="21"/>
                <w:szCs w:val="21"/>
                <w:rtl w:val="0"/>
              </w:rPr>
              <w:t xml:space="preserve">15–20% of 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A">
            <w:pPr>
              <w:jc w:val="center"/>
              <w:rPr/>
            </w:pPr>
            <w:r w:rsidDel="00000000" w:rsidR="00000000" w:rsidRPr="00000000">
              <w:rPr>
                <w:sz w:val="21"/>
                <w:szCs w:val="21"/>
                <w:rtl w:val="0"/>
              </w:rPr>
              <w:t xml:space="preserve">15–20% of People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58B">
            <w:pPr>
              <w:jc w:val="center"/>
              <w:rPr/>
            </w:pPr>
            <w:r w:rsidDel="00000000" w:rsidR="00000000" w:rsidRPr="00000000">
              <w:rPr>
                <w:sz w:val="21"/>
                <w:szCs w:val="21"/>
                <w:rtl w:val="0"/>
              </w:rPr>
              <w:t xml:space="preserve">15–20% of People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C">
            <w:pPr>
              <w:rPr/>
            </w:pPr>
            <w:r w:rsidDel="00000000" w:rsidR="00000000" w:rsidRPr="00000000">
              <w:rPr>
                <w:b w:val="1"/>
                <w:bCs w:val="1"/>
                <w:sz w:val="21"/>
                <w:szCs w:val="21"/>
                <w:rtl w:val="0"/>
              </w:rPr>
              <w:t xml:space="preserve">AI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D">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E">
            <w:pPr>
              <w:jc w:val="center"/>
              <w:rPr/>
            </w:pPr>
            <w:r w:rsidDel="00000000" w:rsidR="00000000" w:rsidRPr="00000000">
              <w:rPr>
                <w:sz w:val="21"/>
                <w:szCs w:val="21"/>
                <w:rtl w:val="0"/>
              </w:rPr>
              <w:t xml:space="preserve">Separate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58F">
            <w:pPr>
              <w:jc w:val="center"/>
              <w:rPr/>
            </w:pPr>
            <w:r w:rsidDel="00000000" w:rsidR="00000000" w:rsidRPr="00000000">
              <w:rPr>
                <w:sz w:val="21"/>
                <w:szCs w:val="21"/>
                <w:rtl w:val="0"/>
              </w:rPr>
              <w:t xml:space="preserve">Separate</w:t>
            </w:r>
            <w:r w:rsidDel="00000000" w:rsidR="00000000" w:rsidRPr="00000000">
              <w:rPr>
                <w:rtl w:val="0"/>
              </w:rPr>
            </w:r>
          </w:p>
        </w:tc>
      </w:tr>
    </w:tbl>
    <w:p w:rsidR="00000000" w:rsidDel="00000000" w:rsidP="00000000" w:rsidRDefault="00000000" w:rsidRPr="00000000" w14:paraId="00000590">
      <w:pPr>
        <w:spacing w:before="60" w:lineRule="auto"/>
        <w:rPr/>
        <w:sectPr>
          <w:type w:val="nextPage"/>
          <w:pgSz w:h="16834" w:w="11909" w:orient="portrait"/>
          <w:pgMar w:bottom="1300" w:top="1300" w:left="1300" w:right="1300" w:header="708" w:footer="708"/>
        </w:sectPr>
      </w:pPr>
      <w:r w:rsidDel="00000000" w:rsidR="00000000" w:rsidRPr="00000000">
        <w:rPr>
          <w:rtl w:val="0"/>
        </w:rPr>
      </w:r>
    </w:p>
    <w:p w:rsidR="00000000" w:rsidDel="00000000" w:rsidP="00000000" w:rsidRDefault="00000000" w:rsidRPr="00000000" w14:paraId="00000591">
      <w:pPr>
        <w:pStyle w:val="Heading1"/>
        <w:spacing w:after="40" w:before="60" w:lineRule="auto"/>
        <w:rPr/>
      </w:pPr>
      <w:bookmarkStart w:colFirst="0" w:colLast="0" w:name="_40o1co19nfxw" w:id="42"/>
      <w:bookmarkEnd w:id="42"/>
      <w:r w:rsidDel="00000000" w:rsidR="00000000" w:rsidRPr="00000000">
        <w:rPr>
          <w:rtl w:val="0"/>
        </w:rPr>
        <w:t xml:space="preserve">SECTION 23</w:t>
      </w:r>
    </w:p>
    <w:p w:rsidR="00000000" w:rsidDel="00000000" w:rsidP="00000000" w:rsidRDefault="00000000" w:rsidRPr="00000000" w14:paraId="00000592">
      <w:pPr>
        <w:pStyle w:val="Heading2"/>
        <w:keepNext w:val="0"/>
        <w:keepLines w:val="0"/>
        <w:spacing w:before="80" w:lineRule="auto"/>
        <w:rPr/>
      </w:pPr>
      <w:bookmarkStart w:colFirst="0" w:colLast="0" w:name="_pctbodsv4f61" w:id="43"/>
      <w:bookmarkEnd w:id="43"/>
      <w:r w:rsidDel="00000000" w:rsidR="00000000" w:rsidRPr="00000000">
        <w:rPr>
          <w:rtl w:val="0"/>
        </w:rPr>
        <w:t xml:space="preserve">Next Steps</w:t>
      </w:r>
    </w:p>
    <w:p w:rsidR="00000000" w:rsidDel="00000000" w:rsidP="00000000" w:rsidRDefault="00000000" w:rsidRPr="00000000" w14:paraId="00000593">
      <w:pPr>
        <w:pBdr>
          <w:bottom w:color="3b82f6" w:space="1" w:sz="4" w:val="single"/>
        </w:pBdr>
        <w:spacing w:after="160" w:before="40" w:lineRule="auto"/>
        <w:rPr>
          <w:sz w:val="20"/>
          <w:szCs w:val="20"/>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This proposal provides a structured foundation for tiered DaaS engagements. The following actions are recommended to move from proposal to implementation:</w:t>
      </w:r>
    </w:p>
    <w:p w:rsidR="00000000" w:rsidDel="00000000" w:rsidP="00000000" w:rsidRDefault="00000000" w:rsidRPr="00000000" w14:paraId="00000595">
      <w:pPr>
        <w:spacing w:before="60" w:lineRule="auto"/>
        <w:rPr/>
      </w:pPr>
      <w:r w:rsidDel="00000000" w:rsidR="00000000" w:rsidRPr="00000000">
        <w:rPr>
          <w:rtl w:val="0"/>
        </w:rPr>
      </w:r>
    </w:p>
    <w:p w:rsidR="00000000" w:rsidDel="00000000" w:rsidP="00000000" w:rsidRDefault="00000000" w:rsidRPr="00000000" w14:paraId="00000596">
      <w:pPr>
        <w:spacing w:after="100" w:lineRule="auto"/>
        <w:rPr/>
      </w:pPr>
      <w:r w:rsidDel="00000000" w:rsidR="00000000" w:rsidRPr="00000000">
        <w:rPr>
          <w:b w:val="1"/>
          <w:bCs w:val="1"/>
          <w:color w:val="1a2b45"/>
          <w:rtl w:val="0"/>
        </w:rPr>
        <w:t xml:space="preserve">Country Assessment: </w:t>
      </w:r>
      <w:r w:rsidDel="00000000" w:rsidR="00000000" w:rsidRPr="00000000">
        <w:rPr>
          <w:rtl w:val="0"/>
        </w:rPr>
        <w:t xml:space="preserve">Evaluate each prospective country against the tier criteria. Countries with existing digital infrastructure and clear use cases may qualify for Plus or Scale directly; others should begin with Core.</w:t>
      </w:r>
    </w:p>
    <w:p w:rsidR="00000000" w:rsidDel="00000000" w:rsidP="00000000" w:rsidRDefault="00000000" w:rsidRPr="00000000" w14:paraId="00000597">
      <w:pPr>
        <w:spacing w:after="100" w:lineRule="auto"/>
        <w:rPr/>
      </w:pPr>
      <w:r w:rsidDel="00000000" w:rsidR="00000000" w:rsidRPr="00000000">
        <w:rPr>
          <w:b w:val="1"/>
          <w:bCs w:val="1"/>
          <w:color w:val="1a2b45"/>
          <w:rtl w:val="0"/>
        </w:rPr>
        <w:t xml:space="preserve">Stakeholder Alignment: </w:t>
      </w:r>
      <w:r w:rsidDel="00000000" w:rsidR="00000000" w:rsidRPr="00000000">
        <w:rPr>
          <w:rtl w:val="0"/>
        </w:rPr>
        <w:t xml:space="preserve">Share this proposal with DPI Owners, DPG Owners, funders, and prospective Service Providers to gather feedback and validate tier definitions against real-world constraints.</w:t>
      </w:r>
    </w:p>
    <w:p w:rsidR="00000000" w:rsidDel="00000000" w:rsidP="00000000" w:rsidRDefault="00000000" w:rsidRPr="00000000" w14:paraId="00000598">
      <w:pPr>
        <w:spacing w:after="100" w:lineRule="auto"/>
        <w:rPr/>
      </w:pPr>
      <w:r w:rsidDel="00000000" w:rsidR="00000000" w:rsidRPr="00000000">
        <w:rPr>
          <w:b w:val="1"/>
          <w:bCs w:val="1"/>
          <w:color w:val="1a2b45"/>
          <w:rtl w:val="0"/>
        </w:rPr>
        <w:t xml:space="preserve">Financial Modelling: </w:t>
      </w:r>
      <w:r w:rsidDel="00000000" w:rsidR="00000000" w:rsidRPr="00000000">
        <w:rPr>
          <w:rtl w:val="0"/>
        </w:rPr>
        <w:t xml:space="preserve">Develop indicative pricing bands for each tier, factoring in regional cost differences, cloud hosting costs, and SP capacity. The tiered model should make pricing more predictable for both buyers and providers.</w:t>
      </w:r>
    </w:p>
    <w:p w:rsidR="00000000" w:rsidDel="00000000" w:rsidP="00000000" w:rsidRDefault="00000000" w:rsidRPr="00000000" w14:paraId="00000599">
      <w:pPr>
        <w:spacing w:after="100" w:lineRule="auto"/>
        <w:rPr/>
      </w:pPr>
      <w:r w:rsidDel="00000000" w:rsidR="00000000" w:rsidRPr="00000000">
        <w:rPr>
          <w:b w:val="1"/>
          <w:bCs w:val="1"/>
          <w:color w:val="1a2b45"/>
          <w:rtl w:val="0"/>
        </w:rPr>
        <w:t xml:space="preserve">Legal Framework Update: </w:t>
      </w:r>
      <w:r w:rsidDel="00000000" w:rsidR="00000000" w:rsidRPr="00000000">
        <w:rPr>
          <w:rtl w:val="0"/>
        </w:rPr>
        <w:t xml:space="preserve">Align the DaaS Legal Framework (DLA 2.0) with the tiered model to ensure contractual clarity around tier boundaries, upgrade paths, and change request governance.</w:t>
      </w:r>
    </w:p>
    <w:p w:rsidR="00000000" w:rsidDel="00000000" w:rsidP="00000000" w:rsidRDefault="00000000" w:rsidRPr="00000000" w14:paraId="0000059A">
      <w:pPr>
        <w:spacing w:after="100" w:lineRule="auto"/>
        <w:rPr/>
      </w:pPr>
      <w:r w:rsidDel="00000000" w:rsidR="00000000" w:rsidRPr="00000000">
        <w:rPr>
          <w:b w:val="1"/>
          <w:bCs w:val="1"/>
          <w:color w:val="1a2b45"/>
          <w:rtl w:val="0"/>
        </w:rPr>
        <w:t xml:space="preserve">AI Readiness Assessment: </w:t>
      </w:r>
      <w:r w:rsidDel="00000000" w:rsidR="00000000" w:rsidRPr="00000000">
        <w:rPr>
          <w:rtl w:val="0"/>
        </w:rPr>
        <w:t xml:space="preserve">Evaluate each country’s AI maturity, data privacy regulations, and hosting constraints to determine which AI capabilities (Section 09) can be activated at launch vs. phased in post-rollout. Identify local AI/ML partners where cloud-based AI services conflict with data sovereignty requirements.</w:t>
      </w:r>
    </w:p>
    <w:p w:rsidR="00000000" w:rsidDel="00000000" w:rsidP="00000000" w:rsidRDefault="00000000" w:rsidRPr="00000000" w14:paraId="0000059B">
      <w:pPr>
        <w:spacing w:after="100" w:lineRule="auto"/>
        <w:rPr/>
      </w:pPr>
      <w:r w:rsidDel="00000000" w:rsidR="00000000" w:rsidRPr="00000000">
        <w:rPr>
          <w:b w:val="1"/>
          <w:bCs w:val="1"/>
          <w:color w:val="1a2b45"/>
          <w:rtl w:val="0"/>
        </w:rPr>
        <w:t xml:space="preserve">Pilot Validation: </w:t>
      </w:r>
      <w:r w:rsidDel="00000000" w:rsidR="00000000" w:rsidRPr="00000000">
        <w:rPr>
          <w:rtl w:val="0"/>
        </w:rPr>
        <w:t xml:space="preserve">Select 2–3 countries to pilot the tiered approach, ideally one per tier, to validate assumptions around timeline, scope, and payment structures before broader rollout.</w:t>
      </w:r>
    </w:p>
    <w:p w:rsidR="00000000" w:rsidDel="00000000" w:rsidP="00000000" w:rsidRDefault="00000000" w:rsidRPr="00000000" w14:paraId="0000059C">
      <w:pPr>
        <w:spacing w:after="100" w:lineRule="auto"/>
        <w:rPr/>
      </w:pPr>
      <w:r w:rsidDel="00000000" w:rsidR="00000000" w:rsidRPr="00000000">
        <w:rPr>
          <w:b w:val="1"/>
          <w:bCs w:val="1"/>
          <w:color w:val="1a2b45"/>
          <w:rtl w:val="0"/>
        </w:rPr>
        <w:t xml:space="preserve">Credential Solution Integration: </w:t>
      </w:r>
      <w:r w:rsidDel="00000000" w:rsidR="00000000" w:rsidRPr="00000000">
        <w:rPr>
          <w:rtl w:val="0"/>
        </w:rPr>
        <w:t xml:space="preserve">Finalize the credential solution stack for each tier, ensuring alignment with DPG/ISV product roadmaps and the open-loop issuance model described in the v2.0 scope.</w:t>
      </w:r>
    </w:p>
    <w:p w:rsidR="00000000" w:rsidDel="00000000" w:rsidP="00000000" w:rsidRDefault="00000000" w:rsidRPr="00000000" w14:paraId="0000059D">
      <w:pPr>
        <w:spacing w:before="200" w:lineRule="auto"/>
        <w:rPr/>
      </w:pPr>
      <w:r w:rsidDel="00000000" w:rsidR="00000000" w:rsidRPr="00000000">
        <w:rPr>
          <w:rtl w:val="0"/>
        </w:rPr>
      </w:r>
    </w:p>
    <w:tbl>
      <w:tblPr>
        <w:tblStyle w:val="Table27"/>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6"/>
        <w:tblGridChange w:id="0">
          <w:tblGrid>
            <w:gridCol w:w="930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40.0" w:type="dxa"/>
              <w:bottom w:w="100.0" w:type="dxa"/>
              <w:right w:w="140.0" w:type="dxa"/>
            </w:tcMar>
          </w:tcPr>
          <w:p w:rsidR="00000000" w:rsidDel="00000000" w:rsidP="00000000" w:rsidRDefault="00000000" w:rsidRPr="00000000" w14:paraId="0000059E">
            <w:pPr>
              <w:rPr/>
            </w:pPr>
            <w:r w:rsidDel="00000000" w:rsidR="00000000" w:rsidRPr="00000000">
              <w:rPr>
                <w:b w:val="1"/>
                <w:bCs w:val="1"/>
                <w:color w:val="1a2b45"/>
                <w:rtl w:val="0"/>
              </w:rPr>
              <w:t xml:space="preserve">This document is a working proposal and should be read alongside the DaaS Scope Document v2.0 and the DaaS Legal Framework. Feedback is welcome from all ecosystem stakeholders.</w:t>
            </w:r>
            <w:r w:rsidDel="00000000" w:rsidR="00000000" w:rsidRPr="00000000">
              <w:rPr>
                <w:rtl w:val="0"/>
              </w:rPr>
            </w:r>
          </w:p>
        </w:tc>
      </w:tr>
    </w:tbl>
    <w:p w:rsidR="00000000" w:rsidDel="00000000" w:rsidP="00000000" w:rsidRDefault="00000000" w:rsidRPr="00000000" w14:paraId="0000059F">
      <w:pPr>
        <w:widowControl w:val="0"/>
        <w:rPr>
          <w:sz w:val="20"/>
          <w:szCs w:val="20"/>
        </w:rPr>
      </w:pPr>
      <w:r w:rsidDel="00000000" w:rsidR="00000000" w:rsidRPr="00000000">
        <w:rPr>
          <w:rtl w:val="0"/>
        </w:rPr>
      </w:r>
    </w:p>
    <w:p w:rsidR="00000000" w:rsidDel="00000000" w:rsidP="00000000" w:rsidRDefault="00000000" w:rsidRPr="00000000" w14:paraId="000005A0">
      <w:pPr>
        <w:widowControl w:val="0"/>
        <w:rPr>
          <w:sz w:val="20"/>
          <w:szCs w:val="20"/>
        </w:rPr>
      </w:pPr>
      <w:r w:rsidDel="00000000" w:rsidR="00000000" w:rsidRPr="00000000">
        <w:rPr>
          <w:rtl w:val="0"/>
        </w:rPr>
      </w:r>
    </w:p>
    <w:p w:rsidR="00000000" w:rsidDel="00000000" w:rsidP="00000000" w:rsidRDefault="00000000" w:rsidRPr="00000000" w14:paraId="000005A1">
      <w:pPr>
        <w:rPr>
          <w:rFonts w:ascii="Outfit" w:cs="Outfit" w:eastAsia="Outfit" w:hAnsi="Outfit"/>
        </w:rPr>
      </w:pPr>
      <w:r w:rsidDel="00000000" w:rsidR="00000000" w:rsidRPr="00000000">
        <w:rPr>
          <w:rtl w:val="0"/>
        </w:rPr>
      </w:r>
    </w:p>
    <w:sectPr>
      <w:type w:val="nextPage"/>
      <w:pgSz w:h="16834" w:w="11909" w:orient="portrait"/>
      <w:pgMar w:bottom="1300" w:top="1300" w:left="1300" w:right="130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mya Chandra" w:id="7" w:date="2026-03-02T13:01:28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add something on alternative modes of authentication to fetch /consent to share credentials?</w:t>
      </w:r>
    </w:p>
  </w:comment>
  <w:comment w:author="Adam Ndegwa" w:id="8" w:date="2026-03-04T12:31:19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might be covered by CV-01</w:t>
      </w:r>
    </w:p>
  </w:comment>
  <w:comment w:author="Manuel Aguilera" w:id="5" w:date="2026-04-07T16:18:13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post-rollout L3 support, right?</w:t>
      </w:r>
    </w:p>
  </w:comment>
  <w:comment w:author="Adam Ndegwa" w:id="6" w:date="2026-04-13T21:33:59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L3 support itself i.e. the "L3 Support</w:t>
        <w:tab/>
        <w:tab/>
        <w:t xml:space="preserve">Level 3 support; new feature development, test, build and deploy" as described  in the DVC 2.0 glossary</w:t>
      </w:r>
    </w:p>
  </w:comment>
  <w:comment w:author="Manuel Aguilera" w:id="20" w:date="2026-04-07T16:25:30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need a separate role for this</w:t>
      </w:r>
    </w:p>
  </w:comment>
  <w:comment w:author="Manuel Aguilera" w:id="19" w:date="2026-04-07T16:25:19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need a separate role for this</w:t>
      </w:r>
    </w:p>
  </w:comment>
  <w:comment w:author="Kamya Chandra" w:id="9" w:date="2026-03-02T13:11:06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we mention cloud a lot, would be great to clarify that it's either cloud or on-prem depending on the country (in key places) and all 3 plans (core pro plus) of cloud hosted solutions are designed to be portable across cloud providers via terraform and portable to on-prem as needed (enabling exportability of data). Data portability and cloud portability should be separate rows with all 3 plans tagged yes :)</w:t>
      </w:r>
    </w:p>
  </w:comment>
  <w:comment w:author="Adam Ndegwa" w:id="10" w:date="2026-03-23T20:49:21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phrasing from "Cloud hosting" to "Hosting" so as to maintain a stance that is open to interpretation as on-prem or private cloud or public cloud services such as AWS (open to alternatives on phrasing though)</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Portability is already handled separately by NFR-12 which makes use of Infrastructure as Code (IaC)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portability is handled by the proposed NEW-6 which, if accepted by the team, can be added to the NFR list</w:t>
      </w:r>
    </w:p>
  </w:comment>
  <w:comment w:author="Antony Muriithi" w:id="11" w:date="2026-03-04T12:22:52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@adam@cdpi.dev I strongly believe we should separate AI from VC track as it introduces a layer of complexity that is not essential to VC deployment</w:t>
      </w:r>
    </w:p>
  </w:comment>
  <w:comment w:author="Adam Ndegwa" w:id="12" w:date="2026-03-23T20:57:43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kept AI out of the costing model while providing simple mappings of what to take into consideration in the event it is to be included. This was to establish a solid baseline that is independent of the variables that could be introduced by AI implementations in the VC landscape. With this in mind, Section 9 can be shelved if necessary without affecting the overall document.</w:t>
      </w:r>
    </w:p>
  </w:comment>
  <w:comment w:author="Daniel Abadie" w:id="13" w:date="2026-03-03T14:50:04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@adam@cdpi.dev lets align this to the wording use at the DPI-AI Framework. Ai blocks. Dpi workflows and public agents. @antony@cdpi.dev</w:t>
      </w:r>
    </w:p>
  </w:comment>
  <w:comment w:author="Adam Ndegwa" w:id="14" w:date="2026-03-23T20:58:37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better?</w:t>
      </w:r>
    </w:p>
  </w:comment>
  <w:comment w:author="Daniel Abadie" w:id="0" w:date="2026-03-03T14:47:50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leave Scale. Max means nothing.</w:t>
      </w:r>
    </w:p>
  </w:comment>
  <w:comment w:author="Antony Muriithi" w:id="1" w:date="2026-03-03T14:51:16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@daniel@cdpi.dev @kamya@cdpi.dev Scale implies that core and plus do not support a full national rollout. It may give the impression that core is POC, Plus is Pilot and Scale is the only way to go live with large numbers. Open to other wording</w:t>
      </w:r>
    </w:p>
  </w:comment>
  <w:comment w:author="Daniel Abadie" w:id="2" w:date="2026-03-03T14:53:51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agree. But lets pick another name rather than max, sounds we are selling sugar water (if none get the reference I’ll cry during my next 4hs flight )</w:t>
      </w:r>
    </w:p>
  </w:comment>
  <w:comment w:author="Kamya Chandra" w:id="3" w:date="2026-03-09T05:12:22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Hahah Dan! ok, can brainstorm other options beyond max and scale</w:t>
      </w:r>
    </w:p>
  </w:comment>
  <w:comment w:author="Adam Ndegwa" w:id="4" w:date="2026-03-23T21:02:36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iteration to the naming scheme: Spark, Boost and Scale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w:t>
      </w:r>
    </w:p>
  </w:comment>
  <w:comment w:author="Manuel Aguilera" w:id="18" w:date="2026-04-07T16:24:58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remote for Core package</w:t>
      </w:r>
    </w:p>
  </w:comment>
  <w:comment w:author="Manuel Aguilera" w:id="21" w:date="2026-04-07T16:28:43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get the goal of this section. Why should we make suggestions for SPs on how much to pay and how to decide on their cost structures?</w:t>
      </w:r>
    </w:p>
  </w:comment>
  <w:comment w:author="Manuel Aguilera" w:id="17" w:date="2026-04-07T16:26:22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prescriptive or a suggestion? We might want to give more flexibility to SPs to decide on how to form their teams</w:t>
      </w:r>
    </w:p>
  </w:comment>
  <w:comment w:author="Kamya Chandra" w:id="15" w:date="2026-03-02T13:03:24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be basic? Is this for SPs to decide that they won't use AI-assisted code gen in this package? Unlikely, right?</w:t>
      </w:r>
    </w:p>
  </w:comment>
  <w:comment w:author="Adam Ndegwa" w:id="16" w:date="2026-03-23T21:00:55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I had in mind was a basic implementation of prompting guides for the SPs to generate schemas &amp; API integrations etc. This "basic" implementation could then be scaled up for the Plus and Scale tiers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w:cs="Outfit" w:eastAsia="Outfit" w:hAnsi="Outfit"/>
        <w:color w:val="1e293b"/>
        <w:sz w:val="23"/>
        <w:szCs w:val="23"/>
        <w:lang w:val="en_GB"/>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60" w:line="240" w:lineRule="auto"/>
    </w:pPr>
    <w:rPr>
      <w:rFonts w:ascii="Outfit" w:cs="Outfit" w:eastAsia="Outfit" w:hAnsi="Outfit"/>
      <w:b w:val="1"/>
      <w:bCs w:val="1"/>
      <w:color w:val="3b82f6"/>
      <w:sz w:val="18"/>
      <w:szCs w:val="18"/>
    </w:rPr>
  </w:style>
  <w:style w:type="paragraph" w:styleId="Heading2">
    <w:name w:val="heading 2"/>
    <w:basedOn w:val="Normal"/>
    <w:next w:val="Normal"/>
    <w:pPr>
      <w:keepNext w:val="1"/>
      <w:keepLines w:val="1"/>
      <w:spacing w:after="120" w:before="80" w:line="240" w:lineRule="auto"/>
    </w:pPr>
    <w:rPr>
      <w:rFonts w:ascii="Outfit" w:cs="Outfit" w:eastAsia="Outfit" w:hAnsi="Outfit"/>
      <w:b w:val="1"/>
      <w:bCs w:val="1"/>
      <w:color w:val="0f1b2d"/>
      <w:sz w:val="40"/>
      <w:szCs w:val="40"/>
    </w:rPr>
  </w:style>
  <w:style w:type="paragraph" w:styleId="Heading3">
    <w:name w:val="heading 3"/>
    <w:basedOn w:val="Normal"/>
    <w:next w:val="Normal"/>
    <w:pPr>
      <w:keepNext w:val="1"/>
      <w:keepLines w:val="1"/>
      <w:spacing w:after="100" w:before="200" w:line="240" w:lineRule="auto"/>
    </w:pPr>
    <w:rPr>
      <w:rFonts w:ascii="Outfit" w:cs="Outfit" w:eastAsia="Outfit" w:hAnsi="Outfit"/>
      <w:b w:val="1"/>
      <w:bCs w:val="1"/>
      <w:color w:val="06b6d4"/>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40" w:line="240" w:lineRule="auto"/>
    </w:pPr>
    <w:rPr>
      <w:rFonts w:ascii="Outfit" w:cs="Outfit" w:eastAsia="Outfit" w:hAnsi="Outfit"/>
      <w:b w:val="1"/>
      <w:bCs w:val="1"/>
      <w:color w:val="0f1b2d"/>
      <w:sz w:val="56"/>
      <w:szCs w:val="56"/>
    </w:rPr>
  </w:style>
  <w:style w:type="paragraph" w:styleId="Subtitle">
    <w:name w:val="Subtitle"/>
    <w:basedOn w:val="Normal"/>
    <w:next w:val="Normal"/>
    <w:pPr>
      <w:keepNext w:val="1"/>
      <w:keepLines w:val="1"/>
      <w:spacing w:after="300" w:line="240" w:lineRule="auto"/>
    </w:pPr>
    <w:rPr>
      <w:rFonts w:ascii="Outfit" w:cs="Outfit" w:eastAsia="Outfit" w:hAnsi="Outfit"/>
      <w:b w:val="1"/>
      <w:bCs w:val="1"/>
      <w:color w:val="64748b"/>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XLB5wE73XwFrOWauGpGr5jsKAayZi5bgtXGB0xNUVA/edit#heading=h.wu8tw9ya6wag" TargetMode="External"/><Relationship Id="rId10" Type="http://schemas.openxmlformats.org/officeDocument/2006/relationships/hyperlink" Target="https://docs.google.com/document/d/1LXLB5wE73XwFrOWauGpGr5jsKAayZi5bgtXGB0xNUVA/edit#heading=h.iotho5exwggc" TargetMode="External"/><Relationship Id="rId13" Type="http://schemas.openxmlformats.org/officeDocument/2006/relationships/hyperlink" Target="https://docs.google.com/document/d/1LXLB5wE73XwFrOWauGpGr5jsKAayZi5bgtXGB0xNUVA/edit#heading=h.iotho5exwggc" TargetMode="External"/><Relationship Id="rId12" Type="http://schemas.openxmlformats.org/officeDocument/2006/relationships/hyperlink" Target="https://docs.google.com/document/d/1LXLB5wE73XwFrOWauGpGr5jsKAayZi5bgtXGB0xNUVA/edit#heading=h.wu8tw9ya6wa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LXLB5wE73XwFrOWauGpGr5jsKAayZi5bgtXGB0xNUVA/edit#heading=h.iotho5exwggc" TargetMode="External"/><Relationship Id="rId14" Type="http://schemas.openxmlformats.org/officeDocument/2006/relationships/hyperlink" Target="https://docs.google.com/document/d/1LXLB5wE73XwFrOWauGpGr5jsKAayZi5bgtXGB0xNUVA/edit#heading=h.4h4f7vixmu7v"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yperlink" Target="https://docs.google.com/document/d/1LXLB5wE73XwFrOWauGpGr5jsKAayZi5bgtXGB0xNUVA/edit#heading=h.iotho5exwgg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