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commentRangeStart w:id="0"/>
      <w:r w:rsidDel="00000000" w:rsidR="00000000" w:rsidRPr="00000000">
        <w:rPr>
          <w:highlight w:val="cyan"/>
          <w:rtl w:val="0"/>
        </w:rPr>
        <w:t xml:space="preserve">Blue highlight:</w:t>
      </w:r>
      <w:r w:rsidDel="00000000" w:rsidR="00000000" w:rsidRPr="00000000">
        <w:rPr>
          <w:rtl w:val="0"/>
        </w:rPr>
        <w:t xml:space="preserve"> To be updated for each country</w:t>
      </w:r>
    </w:p>
    <w:p w:rsidR="00000000" w:rsidDel="00000000" w:rsidP="00000000" w:rsidRDefault="00000000" w:rsidRPr="00000000" w14:paraId="00000002">
      <w:pPr>
        <w:rPr/>
      </w:pPr>
      <w:r w:rsidDel="00000000" w:rsidR="00000000" w:rsidRPr="00000000">
        <w:rPr>
          <w:shd w:fill="b6d7a8" w:val="clear"/>
          <w:rtl w:val="0"/>
        </w:rPr>
        <w:t xml:space="preserve">Green highlight: </w:t>
      </w:r>
      <w:r w:rsidDel="00000000" w:rsidR="00000000" w:rsidRPr="00000000">
        <w:rPr>
          <w:rtl w:val="0"/>
        </w:rPr>
        <w:t xml:space="preserve">Updates to this version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Title"/>
        <w:jc w:val="center"/>
        <w:rPr>
          <w:u w:val="single"/>
        </w:rPr>
      </w:pPr>
      <w:bookmarkStart w:colFirst="0" w:colLast="0" w:name="_lj4x9r3g8jpe" w:id="0"/>
      <w:bookmarkEnd w:id="0"/>
      <w:r w:rsidDel="00000000" w:rsidR="00000000" w:rsidRPr="00000000">
        <w:rPr>
          <w:rtl w:val="0"/>
        </w:rPr>
      </w:r>
    </w:p>
    <w:p w:rsidR="00000000" w:rsidDel="00000000" w:rsidP="00000000" w:rsidRDefault="00000000" w:rsidRPr="00000000" w14:paraId="00000004">
      <w:pPr>
        <w:pStyle w:val="Title"/>
        <w:jc w:val="center"/>
        <w:rPr>
          <w:u w:val="single"/>
        </w:rPr>
      </w:pPr>
      <w:bookmarkStart w:colFirst="0" w:colLast="0" w:name="_u8kog1tbvtqr" w:id="1"/>
      <w:bookmarkEnd w:id="1"/>
      <w:r w:rsidDel="00000000" w:rsidR="00000000" w:rsidRPr="00000000">
        <w:rPr>
          <w:rtl w:val="0"/>
        </w:rPr>
      </w:r>
    </w:p>
    <w:p w:rsidR="00000000" w:rsidDel="00000000" w:rsidP="00000000" w:rsidRDefault="00000000" w:rsidRPr="00000000" w14:paraId="00000005">
      <w:pPr>
        <w:pStyle w:val="Title"/>
        <w:jc w:val="center"/>
        <w:rPr>
          <w:u w:val="single"/>
        </w:rPr>
      </w:pPr>
      <w:bookmarkStart w:colFirst="0" w:colLast="0" w:name="_y6gd0drtafr5" w:id="2"/>
      <w:bookmarkEnd w:id="2"/>
      <w:r w:rsidDel="00000000" w:rsidR="00000000" w:rsidRPr="00000000">
        <w:rPr>
          <w:rtl w:val="0"/>
        </w:rPr>
      </w:r>
    </w:p>
    <w:p w:rsidR="00000000" w:rsidDel="00000000" w:rsidP="00000000" w:rsidRDefault="00000000" w:rsidRPr="00000000" w14:paraId="00000006">
      <w:pPr>
        <w:pStyle w:val="Title"/>
        <w:jc w:val="center"/>
        <w:rPr>
          <w:u w:val="single"/>
        </w:rPr>
      </w:pPr>
      <w:bookmarkStart w:colFirst="0" w:colLast="0" w:name="_6qvk9yynm7aj" w:id="3"/>
      <w:bookmarkEnd w:id="3"/>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jc w:val="center"/>
        <w:rPr>
          <w:u w:val="single"/>
        </w:rPr>
      </w:pPr>
      <w:bookmarkStart w:colFirst="0" w:colLast="0" w:name="_u8beybcpu0ur" w:id="4"/>
      <w:bookmarkEnd w:id="4"/>
      <w:r w:rsidDel="00000000" w:rsidR="00000000" w:rsidRPr="00000000">
        <w:rPr>
          <w:rtl w:val="0"/>
        </w:rPr>
      </w:r>
    </w:p>
    <w:p w:rsidR="00000000" w:rsidDel="00000000" w:rsidP="00000000" w:rsidRDefault="00000000" w:rsidRPr="00000000" w14:paraId="0000000A">
      <w:pPr>
        <w:pStyle w:val="Title"/>
        <w:jc w:val="center"/>
        <w:rPr>
          <w:u w:val="single"/>
        </w:rPr>
      </w:pPr>
      <w:bookmarkStart w:colFirst="0" w:colLast="0" w:name="_xthl2ejsvuq" w:id="5"/>
      <w:bookmarkEnd w:id="5"/>
      <w:r w:rsidDel="00000000" w:rsidR="00000000" w:rsidRPr="00000000">
        <w:rPr>
          <w:rtl w:val="0"/>
        </w:rPr>
      </w:r>
    </w:p>
    <w:p w:rsidR="00000000" w:rsidDel="00000000" w:rsidP="00000000" w:rsidRDefault="00000000" w:rsidRPr="00000000" w14:paraId="0000000B">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bookmarkStart w:colFirst="0" w:colLast="0" w:name="_n0z2ikjm0vc0" w:id="6"/>
      <w:bookmarkEnd w:id="6"/>
      <w:r w:rsidDel="00000000" w:rsidR="00000000" w:rsidRPr="00000000">
        <w:rPr>
          <w:rFonts w:ascii="Outfit ExtraBold" w:cs="Outfit ExtraBold" w:eastAsia="Outfit ExtraBold" w:hAnsi="Outfit ExtraBold"/>
          <w:b w:val="0"/>
          <w:bCs w:val="0"/>
          <w:color w:val="6e4afd"/>
          <w:sz w:val="36"/>
          <w:szCs w:val="36"/>
          <w:highlight w:val="white"/>
          <w:rtl w:val="0"/>
        </w:rPr>
        <w:t xml:space="preserve">VERIFIABLE CREDENTIALING INFRASTRUCTURE </w:t>
      </w:r>
      <w:r w:rsidDel="00000000" w:rsidR="00000000" w:rsidRPr="00000000">
        <w:rPr>
          <w:rtl w:val="0"/>
        </w:rPr>
      </w:r>
    </w:p>
    <w:p w:rsidR="00000000" w:rsidDel="00000000" w:rsidP="00000000" w:rsidRDefault="00000000" w:rsidRPr="00000000" w14:paraId="0000000C">
      <w:pPr>
        <w:keepNext w:val="0"/>
        <w:widowControl w:val="0"/>
        <w:spacing w:line="240" w:lineRule="auto"/>
        <w:jc w:val="center"/>
        <w:rPr>
          <w:b w:val="1"/>
          <w:bCs w:val="1"/>
          <w:color w:val="6e4afd"/>
          <w:sz w:val="36"/>
          <w:szCs w:val="36"/>
        </w:rPr>
      </w:pPr>
      <w:r w:rsidDel="00000000" w:rsidR="00000000" w:rsidRPr="00000000">
        <w:rPr>
          <w:b w:val="1"/>
          <w:bCs w:val="1"/>
          <w:color w:val="6e4afd"/>
          <w:sz w:val="36"/>
          <w:szCs w:val="36"/>
          <w:rtl w:val="0"/>
        </w:rPr>
        <w:t xml:space="preserve">DaaS Scope Document</w:t>
      </w:r>
    </w:p>
    <w:p w:rsidR="00000000" w:rsidDel="00000000" w:rsidP="00000000" w:rsidRDefault="00000000" w:rsidRPr="00000000" w14:paraId="0000000D">
      <w:pPr>
        <w:widowControl w:val="0"/>
        <w:spacing w:line="240" w:lineRule="auto"/>
        <w:jc w:val="center"/>
        <w:rPr>
          <w:b w:val="1"/>
          <w:bCs w:val="1"/>
          <w:color w:val="6e4afd"/>
          <w:sz w:val="36"/>
          <w:szCs w:val="36"/>
          <w:highlight w:val="cyan"/>
        </w:rPr>
      </w:pPr>
      <w:r w:rsidDel="00000000" w:rsidR="00000000" w:rsidRPr="00000000">
        <w:rPr>
          <w:b w:val="1"/>
          <w:bCs w:val="1"/>
          <w:color w:val="6e4afd"/>
          <w:sz w:val="36"/>
          <w:szCs w:val="36"/>
          <w:highlight w:val="cyan"/>
          <w:rtl w:val="0"/>
        </w:rPr>
        <w:t xml:space="preserve">[Country Name]</w:t>
      </w:r>
    </w:p>
    <w:p w:rsidR="00000000" w:rsidDel="00000000" w:rsidP="00000000" w:rsidRDefault="00000000" w:rsidRPr="00000000" w14:paraId="0000000E">
      <w:pPr>
        <w:widowControl w:val="0"/>
        <w:spacing w:line="240" w:lineRule="auto"/>
        <w:jc w:val="center"/>
        <w:rPr>
          <w:sz w:val="36"/>
          <w:szCs w:val="36"/>
        </w:rPr>
      </w:pPr>
      <w:r w:rsidDel="00000000" w:rsidR="00000000" w:rsidRPr="00000000">
        <w:rPr>
          <w:rtl w:val="0"/>
        </w:rPr>
      </w:r>
    </w:p>
    <w:p w:rsidR="00000000" w:rsidDel="00000000" w:rsidP="00000000" w:rsidRDefault="00000000" w:rsidRPr="00000000" w14:paraId="0000000F">
      <w:pPr>
        <w:widowControl w:val="0"/>
        <w:spacing w:line="240" w:lineRule="auto"/>
        <w:jc w:val="center"/>
        <w:rPr>
          <w:sz w:val="36"/>
          <w:szCs w:val="36"/>
        </w:rPr>
      </w:pPr>
      <w:r w:rsidDel="00000000" w:rsidR="00000000" w:rsidRPr="00000000">
        <w:rPr>
          <w:rtl w:val="0"/>
        </w:rPr>
      </w:r>
    </w:p>
    <w:p w:rsidR="00000000" w:rsidDel="00000000" w:rsidP="00000000" w:rsidRDefault="00000000" w:rsidRPr="00000000" w14:paraId="00000010">
      <w:pPr>
        <w:keepNext w:val="0"/>
        <w:widowControl w:val="0"/>
        <w:spacing w:line="240" w:lineRule="auto"/>
        <w:jc w:val="center"/>
        <w:rPr>
          <w:rFonts w:ascii="Outfit Light" w:cs="Outfit Light" w:eastAsia="Outfit Light" w:hAnsi="Outfit Light"/>
          <w:color w:val="434343"/>
        </w:rPr>
      </w:pPr>
      <w:r w:rsidDel="00000000" w:rsidR="00000000" w:rsidRPr="00000000">
        <w:rPr>
          <w:rFonts w:ascii="Outfit Light" w:cs="Outfit Light" w:eastAsia="Outfit Light" w:hAnsi="Outfit Light"/>
          <w:color w:val="434343"/>
          <w:rtl w:val="0"/>
        </w:rPr>
        <w:t xml:space="preserve">version 2.0</w:t>
      </w:r>
    </w:p>
    <w:p w:rsidR="00000000" w:rsidDel="00000000" w:rsidP="00000000" w:rsidRDefault="00000000" w:rsidRPr="00000000" w14:paraId="00000011">
      <w:pPr>
        <w:keepNext w:val="0"/>
        <w:widowControl w:val="0"/>
        <w:spacing w:line="240" w:lineRule="auto"/>
        <w:jc w:val="center"/>
        <w:rPr>
          <w:rFonts w:ascii="Outfit Light" w:cs="Outfit Light" w:eastAsia="Outfit Light" w:hAnsi="Outfit Light"/>
          <w:color w:val="434343"/>
        </w:rPr>
      </w:pPr>
      <w:r w:rsidDel="00000000" w:rsidR="00000000" w:rsidRPr="00000000">
        <w:rPr>
          <w:rFonts w:ascii="Outfit Light" w:cs="Outfit Light" w:eastAsia="Outfit Light" w:hAnsi="Outfit Light"/>
          <w:color w:val="434343"/>
          <w:rtl w:val="0"/>
        </w:rPr>
        <w:t xml:space="preserve">dated: </w:t>
      </w:r>
      <w:r w:rsidDel="00000000" w:rsidR="00000000" w:rsidRPr="00000000">
        <w:rPr>
          <w:rFonts w:ascii="Outfit Light" w:cs="Outfit Light" w:eastAsia="Outfit Light" w:hAnsi="Outfit Light"/>
          <w:color w:val="434343"/>
          <w:highlight w:val="cyan"/>
          <w:rtl w:val="0"/>
        </w:rPr>
        <w:t xml:space="preserve">xx</w:t>
      </w:r>
      <w:r w:rsidDel="00000000" w:rsidR="00000000" w:rsidRPr="00000000">
        <w:rPr>
          <w:rFonts w:ascii="Outfit Light" w:cs="Outfit Light" w:eastAsia="Outfit Light" w:hAnsi="Outfit Light"/>
          <w:color w:val="434343"/>
          <w:rtl w:val="0"/>
        </w:rPr>
        <w:t xml:space="preserve">-</w:t>
      </w:r>
      <w:r w:rsidDel="00000000" w:rsidR="00000000" w:rsidRPr="00000000">
        <w:rPr>
          <w:rFonts w:ascii="Outfit Light" w:cs="Outfit Light" w:eastAsia="Outfit Light" w:hAnsi="Outfit Light"/>
          <w:color w:val="434343"/>
          <w:highlight w:val="cyan"/>
          <w:rtl w:val="0"/>
        </w:rPr>
        <w:t xml:space="preserve">xxx</w:t>
      </w:r>
      <w:r w:rsidDel="00000000" w:rsidR="00000000" w:rsidRPr="00000000">
        <w:rPr>
          <w:rFonts w:ascii="Outfit Light" w:cs="Outfit Light" w:eastAsia="Outfit Light" w:hAnsi="Outfit Light"/>
          <w:color w:val="434343"/>
          <w:rtl w:val="0"/>
        </w:rPr>
        <w:t xml:space="preserve">-2026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b w:val="1"/>
          <w:bCs w:val="1"/>
        </w:rPr>
      </w:pPr>
      <w:commentRangeStart w:id="1"/>
      <w:r w:rsidDel="00000000" w:rsidR="00000000" w:rsidRPr="00000000">
        <w:rPr>
          <w:b w:val="1"/>
          <w:bCs w:val="1"/>
          <w:rtl w:val="0"/>
        </w:rPr>
        <w:t xml:space="preserve">Table of Contents</w:t>
      </w:r>
      <w:commentRangeEnd w:id="1"/>
      <w:r w:rsidDel="00000000" w:rsidR="00000000" w:rsidRPr="00000000">
        <w:commentReference w:id="1"/>
      </w:r>
      <w:r w:rsidDel="00000000" w:rsidR="00000000" w:rsidRPr="00000000">
        <w:rPr>
          <w:rtl w:val="0"/>
        </w:rPr>
      </w:r>
    </w:p>
    <w:sdt>
      <w:sdtPr>
        <w:id w:val="557837735"/>
        <w:docPartObj>
          <w:docPartGallery w:val="Table of Contents"/>
          <w:docPartUnique w:val="1"/>
        </w:docPartObj>
      </w:sdtPr>
      <w:sdtContent>
        <w:p w:rsidR="00000000" w:rsidDel="00000000" w:rsidP="00000000" w:rsidRDefault="00000000" w:rsidRPr="00000000" w14:paraId="00000016">
          <w:pPr>
            <w:widowControl w:val="0"/>
            <w:numPr>
              <w:ilvl w:val="0"/>
              <w:numId w:val="36"/>
            </w:numPr>
            <w:tabs>
              <w:tab w:val="right" w:leader="none" w:pos="12000"/>
            </w:tabs>
            <w:spacing w:after="0" w:afterAutospacing="0" w:before="60" w:line="240" w:lineRule="auto"/>
            <w:ind w:left="720" w:hanging="360"/>
            <w:jc w:val="left"/>
            <w:rPr>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Glossary</w:t>
          </w:r>
        </w:p>
        <w:p w:rsidR="00000000" w:rsidDel="00000000" w:rsidP="00000000" w:rsidRDefault="00000000" w:rsidRPr="00000000" w14:paraId="00000017">
          <w:pPr>
            <w:widowControl w:val="0"/>
            <w:numPr>
              <w:ilvl w:val="0"/>
              <w:numId w:val="36"/>
            </w:numPr>
            <w:tabs>
              <w:tab w:val="right" w:leader="none" w:pos="12000"/>
            </w:tabs>
            <w:spacing w:after="0" w:afterAutospacing="0" w:before="0" w:beforeAutospacing="0" w:line="240" w:lineRule="auto"/>
            <w:ind w:left="720" w:hanging="360"/>
            <w:jc w:val="left"/>
            <w:rPr>
              <w:u w:val="none"/>
            </w:rPr>
          </w:pPr>
          <w:r w:rsidDel="00000000" w:rsidR="00000000" w:rsidRPr="00000000">
            <w:rPr>
              <w:rtl w:val="0"/>
            </w:rPr>
            <w:t xml:space="preserve">Version History</w:t>
          </w:r>
        </w:p>
        <w:p w:rsidR="00000000" w:rsidDel="00000000" w:rsidP="00000000" w:rsidRDefault="00000000" w:rsidRPr="00000000" w14:paraId="00000018">
          <w:pPr>
            <w:widowControl w:val="0"/>
            <w:numPr>
              <w:ilvl w:val="0"/>
              <w:numId w:val="36"/>
            </w:numPr>
            <w:tabs>
              <w:tab w:val="right" w:leader="none" w:pos="12000"/>
            </w:tabs>
            <w:spacing w:after="0" w:afterAutospacing="0" w:before="0" w:beforeAutospacing="0" w:line="240" w:lineRule="auto"/>
            <w:ind w:left="720" w:hanging="360"/>
            <w:jc w:val="left"/>
            <w:rPr/>
          </w:pPr>
          <w:r w:rsidDel="00000000" w:rsidR="00000000" w:rsidRPr="00000000">
            <w:rPr>
              <w:rtl w:val="0"/>
            </w:rPr>
            <w:t xml:space="preserve">Intended Audience, Purpose, &amp; Structure of Document</w:t>
          </w:r>
          <w:r w:rsidDel="00000000" w:rsidR="00000000" w:rsidRPr="00000000">
            <w:rPr>
              <w:rtl w:val="0"/>
            </w:rPr>
          </w:r>
        </w:p>
        <w:p w:rsidR="00000000" w:rsidDel="00000000" w:rsidP="00000000" w:rsidRDefault="00000000" w:rsidRPr="00000000" w14:paraId="00000019">
          <w:pPr>
            <w:widowControl w:val="0"/>
            <w:numPr>
              <w:ilvl w:val="0"/>
              <w:numId w:val="36"/>
            </w:numPr>
            <w:tabs>
              <w:tab w:val="right" w:leader="none" w:pos="12000"/>
            </w:tabs>
            <w:spacing w:after="0" w:afterAutospacing="0" w:before="0" w:beforeAutospacing="0" w:line="240" w:lineRule="auto"/>
            <w:ind w:left="720" w:hanging="360"/>
            <w:jc w:val="left"/>
            <w:rPr>
              <w:u w:val="none"/>
            </w:rPr>
          </w:pPr>
          <w:r w:rsidDel="00000000" w:rsidR="00000000" w:rsidRPr="00000000">
            <w:rPr>
              <w:rtl w:val="0"/>
            </w:rPr>
            <w:t xml:space="preserve">Executive Summary</w:t>
          </w:r>
        </w:p>
        <w:p w:rsidR="00000000" w:rsidDel="00000000" w:rsidP="00000000" w:rsidRDefault="00000000" w:rsidRPr="00000000" w14:paraId="0000001A">
          <w:pPr>
            <w:widowControl w:val="0"/>
            <w:numPr>
              <w:ilvl w:val="0"/>
              <w:numId w:val="36"/>
            </w:numPr>
            <w:tabs>
              <w:tab w:val="right" w:leader="none" w:pos="12000"/>
            </w:tabs>
            <w:spacing w:after="0" w:before="0" w:beforeAutospacing="0" w:line="240" w:lineRule="auto"/>
            <w:ind w:left="720" w:hanging="360"/>
            <w:jc w:val="left"/>
            <w:rPr>
              <w:u w:val="none"/>
            </w:rPr>
          </w:pPr>
          <w:r w:rsidDel="00000000" w:rsidR="00000000" w:rsidRPr="00000000">
            <w:rPr>
              <w:rtl w:val="0"/>
            </w:rPr>
            <w:t xml:space="preserve">Country Context</w:t>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pPr>
          <w:r w:rsidDel="00000000" w:rsidR="00000000" w:rsidRPr="00000000">
            <w:rPr>
              <w:rtl w:val="0"/>
            </w:rPr>
            <w:t xml:space="preserve">5.1 Introduction</w:t>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pPr>
          <w:r w:rsidDel="00000000" w:rsidR="00000000" w:rsidRPr="00000000">
            <w:rPr>
              <w:rtl w:val="0"/>
            </w:rPr>
            <w:t xml:space="preserve">5.2 </w:t>
          </w:r>
          <w:r w:rsidDel="00000000" w:rsidR="00000000" w:rsidRPr="00000000">
            <w:rPr>
              <w:rtl w:val="0"/>
            </w:rPr>
            <w:t xml:space="preserve">Problem statement and objectives</w:t>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pPr>
          <w:r w:rsidDel="00000000" w:rsidR="00000000" w:rsidRPr="00000000">
            <w:rPr>
              <w:rtl w:val="0"/>
            </w:rPr>
            <w:t xml:space="preserve">5.3 First Use Case</w:t>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pPr>
          <w:r w:rsidDel="00000000" w:rsidR="00000000" w:rsidRPr="00000000">
            <w:rPr>
              <w:rtl w:val="0"/>
            </w:rPr>
            <w:t xml:space="preserve">5.4 Roll-out objectives and success criteria</w:t>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pPr>
          <w:r w:rsidDel="00000000" w:rsidR="00000000" w:rsidRPr="00000000">
            <w:rPr>
              <w:rtl w:val="0"/>
            </w:rPr>
            <w:t xml:space="preserve">5.5 </w:t>
          </w:r>
          <w:r w:rsidDel="00000000" w:rsidR="00000000" w:rsidRPr="00000000">
            <w:rPr>
              <w:rtl w:val="0"/>
            </w:rPr>
            <w:t xml:space="preserve">Post-DaaS/ Roll-out Vision</w:t>
          </w:r>
        </w:p>
        <w:p w:rsidR="00000000" w:rsidDel="00000000" w:rsidP="00000000" w:rsidRDefault="00000000" w:rsidRPr="00000000" w14:paraId="00000020">
          <w:pPr>
            <w:widowControl w:val="0"/>
            <w:numPr>
              <w:ilvl w:val="0"/>
              <w:numId w:val="36"/>
            </w:numPr>
            <w:tabs>
              <w:tab w:val="right" w:leader="none" w:pos="12000"/>
            </w:tabs>
            <w:spacing w:after="0" w:before="60" w:line="240" w:lineRule="auto"/>
            <w:ind w:left="720" w:hanging="360"/>
            <w:jc w:val="left"/>
            <w:rPr>
              <w:u w:val="none"/>
            </w:rPr>
          </w:pPr>
          <w:r w:rsidDel="00000000" w:rsidR="00000000" w:rsidRPr="00000000">
            <w:rPr>
              <w:rtl w:val="0"/>
            </w:rPr>
            <w:t xml:space="preserve">Actors</w:t>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pPr>
          <w:r w:rsidDel="00000000" w:rsidR="00000000" w:rsidRPr="00000000">
            <w:rPr>
              <w:rtl w:val="0"/>
            </w:rPr>
            <w:t xml:space="preserve">6.1 Anchors and focal points</w:t>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pPr>
          <w:r w:rsidDel="00000000" w:rsidR="00000000" w:rsidRPr="00000000">
            <w:rPr>
              <w:rtl w:val="0"/>
            </w:rPr>
            <w:t xml:space="preserve">6.2 Institutions and roles</w:t>
          </w:r>
        </w:p>
        <w:p w:rsidR="00000000" w:rsidDel="00000000" w:rsidP="00000000" w:rsidRDefault="00000000" w:rsidRPr="00000000" w14:paraId="00000023">
          <w:pPr>
            <w:widowControl w:val="0"/>
            <w:numPr>
              <w:ilvl w:val="0"/>
              <w:numId w:val="36"/>
            </w:numPr>
            <w:tabs>
              <w:tab w:val="right" w:leader="none" w:pos="12000"/>
            </w:tabs>
            <w:spacing w:after="0" w:before="60" w:line="240" w:lineRule="auto"/>
            <w:ind w:left="720" w:hanging="360"/>
            <w:jc w:val="left"/>
            <w:rPr>
              <w:u w:val="none"/>
            </w:rPr>
          </w:pPr>
          <w:r w:rsidDel="00000000" w:rsidR="00000000" w:rsidRPr="00000000">
            <w:rPr>
              <w:rtl w:val="0"/>
            </w:rPr>
            <w:t xml:space="preserve">Components</w:t>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pPr>
          <w:r w:rsidDel="00000000" w:rsidR="00000000" w:rsidRPr="00000000">
            <w:rPr>
              <w:rtl w:val="0"/>
            </w:rPr>
            <w:t xml:space="preserve">7.1 Engagement models for public cloud hosted solution offering</w:t>
          </w:r>
        </w:p>
        <w:p w:rsidR="00000000" w:rsidDel="00000000" w:rsidP="00000000" w:rsidRDefault="00000000" w:rsidRPr="00000000" w14:paraId="00000025">
          <w:pPr>
            <w:widowControl w:val="0"/>
            <w:numPr>
              <w:ilvl w:val="0"/>
              <w:numId w:val="36"/>
            </w:numPr>
            <w:tabs>
              <w:tab w:val="right" w:leader="none" w:pos="12000"/>
            </w:tabs>
            <w:spacing w:after="0" w:before="60" w:line="240" w:lineRule="auto"/>
            <w:ind w:left="720" w:hanging="360"/>
            <w:jc w:val="left"/>
            <w:rPr>
              <w:u w:val="none"/>
            </w:rPr>
          </w:pPr>
          <w:r w:rsidDel="00000000" w:rsidR="00000000" w:rsidRPr="00000000">
            <w:rPr>
              <w:rtl w:val="0"/>
            </w:rPr>
            <w:t xml:space="preserve">Requirement Matrix</w:t>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pPr>
          <w:r w:rsidDel="00000000" w:rsidR="00000000" w:rsidRPr="00000000">
            <w:rPr>
              <w:rtl w:val="0"/>
            </w:rPr>
            <w:t xml:space="preserve">8.1 Functional (Technical/ Program)</w:t>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pPr>
          <w:r w:rsidDel="00000000" w:rsidR="00000000" w:rsidRPr="00000000">
            <w:rPr>
              <w:rtl w:val="0"/>
            </w:rPr>
            <w:t xml:space="preserve">8.2 Non Functional (Technical)</w:t>
          </w:r>
        </w:p>
        <w:p w:rsidR="00000000" w:rsidDel="00000000" w:rsidP="00000000" w:rsidRDefault="00000000" w:rsidRPr="00000000" w14:paraId="00000028">
          <w:pPr>
            <w:widowControl w:val="0"/>
            <w:numPr>
              <w:ilvl w:val="0"/>
              <w:numId w:val="36"/>
            </w:numPr>
            <w:tabs>
              <w:tab w:val="right" w:leader="none" w:pos="12000"/>
            </w:tabs>
            <w:spacing w:after="0" w:before="60" w:line="240" w:lineRule="auto"/>
            <w:ind w:left="720" w:hanging="360"/>
            <w:jc w:val="left"/>
            <w:rPr>
              <w:u w:val="none"/>
            </w:rPr>
          </w:pPr>
          <w:r w:rsidDel="00000000" w:rsidR="00000000" w:rsidRPr="00000000">
            <w:rPr>
              <w:rtl w:val="0"/>
            </w:rPr>
            <w:t xml:space="preserve">Scope for Rollout - Program and Technical Deliverables</w:t>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pPr>
          <w:r w:rsidDel="00000000" w:rsidR="00000000" w:rsidRPr="00000000">
            <w:rPr>
              <w:rtl w:val="0"/>
            </w:rPr>
            <w:t xml:space="preserve">9.1 Program Deliverables</w:t>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pPr>
          <w:r w:rsidDel="00000000" w:rsidR="00000000" w:rsidRPr="00000000">
            <w:rPr>
              <w:rtl w:val="0"/>
            </w:rPr>
            <w:t xml:space="preserve">9.2 Technical Deliverables</w:t>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pPr>
          <w:r w:rsidDel="00000000" w:rsidR="00000000" w:rsidRPr="00000000">
            <w:rPr>
              <w:rtl w:val="0"/>
            </w:rPr>
            <w:t xml:space="preserve">9.3 Schedule of Deliverables and Payment</w:t>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pPr>
          <w:r w:rsidDel="00000000" w:rsidR="00000000" w:rsidRPr="00000000">
            <w:rPr>
              <w:rtl w:val="0"/>
            </w:rPr>
            <w:t xml:space="preserve">9.4 Change Request</w:t>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pPr>
          <w:r w:rsidDel="00000000" w:rsidR="00000000" w:rsidRPr="00000000">
            <w:rPr>
              <w:rtl w:val="0"/>
            </w:rPr>
            <w:t xml:space="preserve">9.5 Assumptions</w:t>
          </w:r>
        </w:p>
        <w:p w:rsidR="00000000" w:rsidDel="00000000" w:rsidP="00000000" w:rsidRDefault="00000000" w:rsidRPr="00000000" w14:paraId="0000002E">
          <w:pPr>
            <w:widowControl w:val="0"/>
            <w:numPr>
              <w:ilvl w:val="0"/>
              <w:numId w:val="36"/>
            </w:numPr>
            <w:tabs>
              <w:tab w:val="right" w:leader="none" w:pos="12000"/>
            </w:tabs>
            <w:spacing w:after="0" w:afterAutospacing="0" w:before="60" w:line="240" w:lineRule="auto"/>
            <w:ind w:left="720" w:hanging="360"/>
            <w:jc w:val="left"/>
            <w:rPr>
              <w:u w:val="none"/>
            </w:rPr>
          </w:pPr>
          <w:r w:rsidDel="00000000" w:rsidR="00000000" w:rsidRPr="00000000">
            <w:rPr>
              <w:rtl w:val="0"/>
            </w:rPr>
            <w:t xml:space="preserve">Project Governance</w:t>
          </w:r>
        </w:p>
        <w:p w:rsidR="00000000" w:rsidDel="00000000" w:rsidP="00000000" w:rsidRDefault="00000000" w:rsidRPr="00000000" w14:paraId="0000002F">
          <w:pPr>
            <w:widowControl w:val="0"/>
            <w:numPr>
              <w:ilvl w:val="0"/>
              <w:numId w:val="36"/>
            </w:numPr>
            <w:tabs>
              <w:tab w:val="right" w:leader="none" w:pos="12000"/>
            </w:tabs>
            <w:spacing w:after="0" w:afterAutospacing="0" w:before="0" w:beforeAutospacing="0" w:line="240" w:lineRule="auto"/>
            <w:ind w:left="720" w:hanging="360"/>
            <w:jc w:val="left"/>
            <w:rPr>
              <w:u w:val="none"/>
            </w:rPr>
          </w:pPr>
          <w:r w:rsidDel="00000000" w:rsidR="00000000" w:rsidRPr="00000000">
            <w:rPr>
              <w:rtl w:val="0"/>
            </w:rPr>
            <w:t xml:space="preserve">References</w:t>
          </w:r>
        </w:p>
        <w:p w:rsidR="00000000" w:rsidDel="00000000" w:rsidP="00000000" w:rsidRDefault="00000000" w:rsidRPr="00000000" w14:paraId="00000030">
          <w:pPr>
            <w:widowControl w:val="0"/>
            <w:numPr>
              <w:ilvl w:val="0"/>
              <w:numId w:val="36"/>
            </w:numPr>
            <w:tabs>
              <w:tab w:val="right" w:leader="none" w:pos="12000"/>
            </w:tabs>
            <w:spacing w:after="0" w:afterAutospacing="0" w:before="0" w:beforeAutospacing="0" w:line="240" w:lineRule="auto"/>
            <w:ind w:left="720" w:hanging="360"/>
            <w:jc w:val="left"/>
            <w:rPr>
              <w:u w:val="none"/>
            </w:rPr>
          </w:pPr>
          <w:commentRangeStart w:id="2"/>
          <w:r w:rsidDel="00000000" w:rsidR="00000000" w:rsidRPr="00000000">
            <w:rPr>
              <w:b w:val="1"/>
              <w:bCs w:val="1"/>
              <w:rtl w:val="0"/>
            </w:rPr>
            <w:t xml:space="preserve">APPENDIX - 1. Verifiable Credential and its Solution Approach to Credentialing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1">
          <w:pPr>
            <w:widowControl w:val="0"/>
            <w:numPr>
              <w:ilvl w:val="0"/>
              <w:numId w:val="36"/>
            </w:numPr>
            <w:tabs>
              <w:tab w:val="right" w:leader="none" w:pos="12000"/>
            </w:tabs>
            <w:spacing w:after="0" w:before="0" w:beforeAutospacing="0" w:line="240" w:lineRule="auto"/>
            <w:ind w:left="720" w:hanging="360"/>
            <w:jc w:val="left"/>
            <w:rPr>
              <w:rFonts w:ascii="Arial" w:cs="Arial" w:eastAsia="Arial" w:hAnsi="Arial"/>
            </w:rPr>
          </w:pPr>
          <w:hyperlink w:anchor="_gag8s9lqxuyt">
            <w:r w:rsidDel="00000000" w:rsidR="00000000" w:rsidRPr="00000000">
              <w:rPr>
                <w:b w:val="1"/>
                <w:bCs w:val="1"/>
                <w:rtl w:val="0"/>
              </w:rPr>
              <w:t xml:space="preserve">APPENDIX - 2. Qualification &amp; Evaluation Criteria</w:t>
              <w:tab/>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133.8582677165352" w:firstLine="0"/>
            <w:jc w:val="left"/>
            <w:rPr/>
          </w:pPr>
          <w:r w:rsidDel="00000000" w:rsidR="00000000" w:rsidRPr="00000000">
            <w:fldChar w:fldCharType="begin"/>
            <w:instrText xml:space="preserve"> HYPERLINK \l "_faxsfn9qlf9t" </w:instrText>
            <w:fldChar w:fldCharType="separate"/>
          </w:r>
          <w:r w:rsidDel="00000000" w:rsidR="00000000" w:rsidRPr="00000000">
            <w:rPr>
              <w:rtl w:val="0"/>
            </w:rPr>
            <w:t xml:space="preserve">1. Qualification</w:t>
          </w:r>
        </w:p>
        <w:p w:rsidR="00000000" w:rsidDel="00000000" w:rsidP="00000000" w:rsidRDefault="00000000" w:rsidRPr="00000000" w14:paraId="00000033">
          <w:pPr>
            <w:widowControl w:val="0"/>
            <w:tabs>
              <w:tab w:val="right" w:leader="none" w:pos="12000"/>
            </w:tabs>
            <w:spacing w:after="0" w:before="60" w:line="240" w:lineRule="auto"/>
            <w:ind w:left="1133.8582677165352" w:firstLine="0"/>
            <w:jc w:val="left"/>
            <w:rPr>
              <w:rFonts w:ascii="Arial" w:cs="Arial" w:eastAsia="Arial" w:hAnsi="Arial"/>
            </w:rPr>
          </w:pPr>
          <w:r w:rsidDel="00000000" w:rsidR="00000000" w:rsidRPr="00000000">
            <w:fldChar w:fldCharType="end"/>
          </w:r>
          <w:hyperlink w:anchor="_pz1n05xzx0hk">
            <w:r w:rsidDel="00000000" w:rsidR="00000000" w:rsidRPr="00000000">
              <w:rPr>
                <w:rtl w:val="0"/>
              </w:rPr>
              <w:t xml:space="preserve">2. Evaluation Criteria</w:t>
              <w:tab/>
            </w:r>
          </w:hyperlink>
          <w:r w:rsidDel="00000000" w:rsidR="00000000" w:rsidRPr="00000000">
            <w:rPr>
              <w:rtl w:val="0"/>
            </w:rPr>
          </w:r>
        </w:p>
        <w:p w:rsidR="00000000" w:rsidDel="00000000" w:rsidP="00000000" w:rsidRDefault="00000000" w:rsidRPr="00000000" w14:paraId="00000034">
          <w:pPr>
            <w:widowControl w:val="0"/>
            <w:numPr>
              <w:ilvl w:val="0"/>
              <w:numId w:val="36"/>
            </w:numPr>
            <w:tabs>
              <w:tab w:val="right" w:leader="none" w:pos="12000"/>
            </w:tabs>
            <w:spacing w:after="0" w:before="60" w:line="240" w:lineRule="auto"/>
            <w:ind w:left="720" w:hanging="360"/>
            <w:jc w:val="left"/>
            <w:rPr/>
          </w:pPr>
          <w:hyperlink w:anchor="_j9uxj27pmq1k">
            <w:r w:rsidDel="00000000" w:rsidR="00000000" w:rsidRPr="00000000">
              <w:rPr>
                <w:b w:val="1"/>
                <w:bCs w:val="1"/>
                <w:rtl w:val="0"/>
              </w:rPr>
              <w:t xml:space="preserve"> APPENDIX - 3. Technical Proposal Response - Template</w:t>
              <w:tab/>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992.1259842519682" w:firstLine="0"/>
            <w:jc w:val="left"/>
            <w:rPr>
              <w:rFonts w:ascii="Arial" w:cs="Arial" w:eastAsia="Arial" w:hAnsi="Arial"/>
            </w:rPr>
          </w:pPr>
          <w:hyperlink w:anchor="_oeqdm9tepeui">
            <w:r w:rsidDel="00000000" w:rsidR="00000000" w:rsidRPr="00000000">
              <w:rPr>
                <w:rtl w:val="0"/>
              </w:rPr>
              <w:t xml:space="preserve">1. Solution Overview</w:t>
              <w:tab/>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992.1259842519682" w:firstLine="0"/>
            <w:jc w:val="left"/>
            <w:rPr>
              <w:rFonts w:ascii="Arial" w:cs="Arial" w:eastAsia="Arial" w:hAnsi="Arial"/>
            </w:rPr>
          </w:pPr>
          <w:hyperlink w:anchor="_caesof91f3ld">
            <w:r w:rsidDel="00000000" w:rsidR="00000000" w:rsidRPr="00000000">
              <w:rPr>
                <w:rtl w:val="0"/>
              </w:rPr>
              <w:t xml:space="preserve">2. Compliance to Requirements</w:t>
              <w:tab/>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992.1259842519682" w:firstLine="0"/>
            <w:jc w:val="left"/>
            <w:rPr/>
          </w:pPr>
          <w:hyperlink w:anchor="_bxjuk3ninon0">
            <w:r w:rsidDel="00000000" w:rsidR="00000000" w:rsidRPr="00000000">
              <w:rPr>
                <w:rtl w:val="0"/>
              </w:rPr>
              <w:t xml:space="preserve">3. Financial Proposal</w:t>
              <w:tab/>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992.125984251968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4. Team Composition Proposal (Technical/Program)</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color w:val="6564db"/>
          <w:sz w:val="28"/>
          <w:szCs w:val="28"/>
        </w:rPr>
      </w:pPr>
      <w:r w:rsidDel="00000000" w:rsidR="00000000" w:rsidRPr="00000000">
        <w:rPr>
          <w:rtl w:val="0"/>
        </w:rPr>
      </w:r>
    </w:p>
    <w:p w:rsidR="00000000" w:rsidDel="00000000" w:rsidP="00000000" w:rsidRDefault="00000000" w:rsidRPr="00000000" w14:paraId="0000003A">
      <w:pPr>
        <w:pStyle w:val="Heading1"/>
        <w:numPr>
          <w:ilvl w:val="0"/>
          <w:numId w:val="39"/>
        </w:numPr>
        <w:spacing w:after="200" w:lineRule="auto"/>
        <w:rPr>
          <w:u w:val="none"/>
        </w:rPr>
      </w:pPr>
      <w:bookmarkStart w:colFirst="0" w:colLast="0" w:name="_a26myyafa5we" w:id="7"/>
      <w:bookmarkEnd w:id="7"/>
      <w:r w:rsidDel="00000000" w:rsidR="00000000" w:rsidRPr="00000000">
        <w:rPr>
          <w:rtl w:val="0"/>
        </w:rPr>
        <w:t xml:space="preserve">GLOSSARY</w:t>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pPr>
      <w:r w:rsidDel="00000000" w:rsidR="00000000" w:rsidRPr="00000000">
        <w:rPr>
          <w:rtl w:val="0"/>
        </w:rPr>
      </w:r>
    </w:p>
    <w:p w:rsidR="00000000" w:rsidDel="00000000" w:rsidP="00000000" w:rsidRDefault="00000000" w:rsidRPr="00000000" w14:paraId="0000003C">
      <w:pPr>
        <w:numPr>
          <w:ilvl w:val="0"/>
          <w:numId w:val="57"/>
        </w:numPr>
        <w:spacing w:after="0" w:lineRule="auto"/>
        <w:ind w:left="720" w:hanging="360"/>
      </w:pPr>
      <w:r w:rsidDel="00000000" w:rsidR="00000000" w:rsidRPr="00000000">
        <w:rPr>
          <w:rtl w:val="0"/>
        </w:rPr>
        <w:t xml:space="preserve">DCS</w:t>
        <w:tab/>
        <w:tab/>
        <w:tab/>
        <w:t xml:space="preserve">Digital Credentials Stack</w:t>
      </w:r>
    </w:p>
    <w:p w:rsidR="00000000" w:rsidDel="00000000" w:rsidP="00000000" w:rsidRDefault="00000000" w:rsidRPr="00000000" w14:paraId="0000003D">
      <w:pPr>
        <w:numPr>
          <w:ilvl w:val="0"/>
          <w:numId w:val="57"/>
        </w:numPr>
        <w:spacing w:after="0" w:lineRule="auto"/>
        <w:ind w:left="720" w:hanging="360"/>
      </w:pPr>
      <w:r w:rsidDel="00000000" w:rsidR="00000000" w:rsidRPr="00000000">
        <w:rPr>
          <w:rtl w:val="0"/>
        </w:rPr>
        <w:t xml:space="preserve">DaaS</w:t>
        <w:tab/>
        <w:tab/>
        <w:tab/>
        <w:t xml:space="preserve">DPI as a packaged Solution</w:t>
      </w:r>
    </w:p>
    <w:p w:rsidR="00000000" w:rsidDel="00000000" w:rsidP="00000000" w:rsidRDefault="00000000" w:rsidRPr="00000000" w14:paraId="0000003E">
      <w:pPr>
        <w:numPr>
          <w:ilvl w:val="0"/>
          <w:numId w:val="57"/>
        </w:numPr>
        <w:spacing w:after="0" w:lineRule="auto"/>
        <w:ind w:left="720" w:hanging="360"/>
      </w:pPr>
      <w:r w:rsidDel="00000000" w:rsidR="00000000" w:rsidRPr="00000000">
        <w:rPr>
          <w:rtl w:val="0"/>
        </w:rPr>
        <w:t xml:space="preserve">DPG</w:t>
        <w:tab/>
        <w:tab/>
        <w:tab/>
        <w:t xml:space="preserve">Digital Public Good</w:t>
      </w:r>
    </w:p>
    <w:p w:rsidR="00000000" w:rsidDel="00000000" w:rsidP="00000000" w:rsidRDefault="00000000" w:rsidRPr="00000000" w14:paraId="0000003F">
      <w:pPr>
        <w:numPr>
          <w:ilvl w:val="0"/>
          <w:numId w:val="57"/>
        </w:numPr>
        <w:spacing w:after="0" w:lineRule="auto"/>
        <w:ind w:left="720" w:hanging="360"/>
      </w:pPr>
      <w:r w:rsidDel="00000000" w:rsidR="00000000" w:rsidRPr="00000000">
        <w:rPr>
          <w:rtl w:val="0"/>
        </w:rPr>
        <w:t xml:space="preserve">DPI</w:t>
        <w:tab/>
        <w:tab/>
        <w:tab/>
        <w:t xml:space="preserve">Digital Public Infrastructure</w:t>
      </w:r>
    </w:p>
    <w:p w:rsidR="00000000" w:rsidDel="00000000" w:rsidP="00000000" w:rsidRDefault="00000000" w:rsidRPr="00000000" w14:paraId="00000040">
      <w:pPr>
        <w:numPr>
          <w:ilvl w:val="0"/>
          <w:numId w:val="57"/>
        </w:numPr>
        <w:spacing w:after="0" w:lineRule="auto"/>
        <w:ind w:left="720" w:hanging="360"/>
      </w:pPr>
      <w:r w:rsidDel="00000000" w:rsidR="00000000" w:rsidRPr="00000000">
        <w:rPr>
          <w:rtl w:val="0"/>
        </w:rPr>
        <w:t xml:space="preserve">Engineering Partner</w:t>
        <w:tab/>
        <w:t xml:space="preserve">Organisation who can support open source solutions</w:t>
      </w:r>
    </w:p>
    <w:p w:rsidR="00000000" w:rsidDel="00000000" w:rsidP="00000000" w:rsidRDefault="00000000" w:rsidRPr="00000000" w14:paraId="00000041">
      <w:pPr>
        <w:numPr>
          <w:ilvl w:val="0"/>
          <w:numId w:val="57"/>
        </w:numPr>
        <w:spacing w:after="0" w:lineRule="auto"/>
        <w:ind w:left="720" w:hanging="360"/>
      </w:pPr>
      <w:r w:rsidDel="00000000" w:rsidR="00000000" w:rsidRPr="00000000">
        <w:rPr>
          <w:rtl w:val="0"/>
        </w:rPr>
        <w:t xml:space="preserve">ICT </w:t>
        <w:tab/>
        <w:tab/>
        <w:tab/>
        <w:t xml:space="preserve">Information and Communication Technology</w:t>
      </w:r>
    </w:p>
    <w:p w:rsidR="00000000" w:rsidDel="00000000" w:rsidP="00000000" w:rsidRDefault="00000000" w:rsidRPr="00000000" w14:paraId="00000042">
      <w:pPr>
        <w:numPr>
          <w:ilvl w:val="0"/>
          <w:numId w:val="57"/>
        </w:numPr>
        <w:spacing w:after="0" w:lineRule="auto"/>
        <w:ind w:left="720" w:hanging="360"/>
      </w:pPr>
      <w:r w:rsidDel="00000000" w:rsidR="00000000" w:rsidRPr="00000000">
        <w:rPr>
          <w:rtl w:val="0"/>
        </w:rPr>
        <w:t xml:space="preserve">ISV</w:t>
        <w:tab/>
        <w:tab/>
        <w:tab/>
        <w:t xml:space="preserve">Independent Software Vendor</w:t>
      </w:r>
    </w:p>
    <w:p w:rsidR="00000000" w:rsidDel="00000000" w:rsidP="00000000" w:rsidRDefault="00000000" w:rsidRPr="00000000" w14:paraId="00000043">
      <w:pPr>
        <w:numPr>
          <w:ilvl w:val="0"/>
          <w:numId w:val="57"/>
        </w:numPr>
        <w:spacing w:after="0" w:lineRule="auto"/>
        <w:ind w:left="720" w:hanging="360"/>
      </w:pPr>
      <w:r w:rsidDel="00000000" w:rsidR="00000000" w:rsidRPr="00000000">
        <w:rPr>
          <w:rtl w:val="0"/>
        </w:rPr>
        <w:t xml:space="preserve">KRA</w:t>
        <w:tab/>
        <w:tab/>
        <w:tab/>
        <w:t xml:space="preserve">Key Result Areas</w:t>
      </w:r>
    </w:p>
    <w:p w:rsidR="00000000" w:rsidDel="00000000" w:rsidP="00000000" w:rsidRDefault="00000000" w:rsidRPr="00000000" w14:paraId="00000044">
      <w:pPr>
        <w:numPr>
          <w:ilvl w:val="0"/>
          <w:numId w:val="57"/>
        </w:numPr>
        <w:spacing w:after="0" w:lineRule="auto"/>
        <w:ind w:left="720" w:hanging="360"/>
      </w:pPr>
      <w:r w:rsidDel="00000000" w:rsidR="00000000" w:rsidRPr="00000000">
        <w:rPr>
          <w:rtl w:val="0"/>
        </w:rPr>
        <w:t xml:space="preserve">L1 Support</w:t>
        <w:tab/>
        <w:tab/>
        <w:t xml:space="preserve">Level 1 support; setup, configuration, basic troubleshooting</w:t>
      </w:r>
    </w:p>
    <w:p w:rsidR="00000000" w:rsidDel="00000000" w:rsidP="00000000" w:rsidRDefault="00000000" w:rsidRPr="00000000" w14:paraId="00000045">
      <w:pPr>
        <w:numPr>
          <w:ilvl w:val="0"/>
          <w:numId w:val="57"/>
        </w:numPr>
        <w:spacing w:after="0" w:lineRule="auto"/>
        <w:ind w:left="720" w:hanging="360"/>
      </w:pPr>
      <w:r w:rsidDel="00000000" w:rsidR="00000000" w:rsidRPr="00000000">
        <w:rPr>
          <w:rtl w:val="0"/>
        </w:rPr>
        <w:t xml:space="preserve">L2 Support</w:t>
        <w:tab/>
        <w:tab/>
        <w:t xml:space="preserve">Level 2 support; minor bug fixes to code, test, build and deploy</w:t>
      </w:r>
    </w:p>
    <w:p w:rsidR="00000000" w:rsidDel="00000000" w:rsidP="00000000" w:rsidRDefault="00000000" w:rsidRPr="00000000" w14:paraId="00000046">
      <w:pPr>
        <w:numPr>
          <w:ilvl w:val="0"/>
          <w:numId w:val="57"/>
        </w:numPr>
        <w:spacing w:after="0" w:lineRule="auto"/>
        <w:ind w:left="720" w:hanging="360"/>
      </w:pPr>
      <w:r w:rsidDel="00000000" w:rsidR="00000000" w:rsidRPr="00000000">
        <w:rPr>
          <w:rtl w:val="0"/>
        </w:rPr>
        <w:t xml:space="preserve">L3 Support</w:t>
        <w:tab/>
        <w:tab/>
        <w:t xml:space="preserve">Level 3 support; new feature development, test, build and deploy</w:t>
      </w:r>
    </w:p>
    <w:p w:rsidR="00000000" w:rsidDel="00000000" w:rsidP="00000000" w:rsidRDefault="00000000" w:rsidRPr="00000000" w14:paraId="00000047">
      <w:pPr>
        <w:numPr>
          <w:ilvl w:val="0"/>
          <w:numId w:val="57"/>
        </w:numPr>
        <w:spacing w:after="0" w:lineRule="auto"/>
        <w:ind w:left="720" w:hanging="360"/>
      </w:pPr>
      <w:r w:rsidDel="00000000" w:rsidR="00000000" w:rsidRPr="00000000">
        <w:rPr>
          <w:rtl w:val="0"/>
        </w:rPr>
        <w:t xml:space="preserve">SaaS </w:t>
        <w:tab/>
        <w:tab/>
        <w:tab/>
        <w:t xml:space="preserve">Software as a Service</w:t>
      </w:r>
    </w:p>
    <w:p w:rsidR="00000000" w:rsidDel="00000000" w:rsidP="00000000" w:rsidRDefault="00000000" w:rsidRPr="00000000" w14:paraId="00000048">
      <w:pPr>
        <w:numPr>
          <w:ilvl w:val="0"/>
          <w:numId w:val="57"/>
        </w:numPr>
        <w:spacing w:after="0" w:lineRule="auto"/>
        <w:ind w:left="720" w:hanging="360"/>
      </w:pPr>
      <w:r w:rsidDel="00000000" w:rsidR="00000000" w:rsidRPr="00000000">
        <w:rPr>
          <w:rtl w:val="0"/>
        </w:rPr>
        <w:t xml:space="preserve">SDK </w:t>
        <w:tab/>
        <w:tab/>
        <w:tab/>
        <w:t xml:space="preserve">Software Development Kit</w:t>
      </w:r>
    </w:p>
    <w:p w:rsidR="00000000" w:rsidDel="00000000" w:rsidP="00000000" w:rsidRDefault="00000000" w:rsidRPr="00000000" w14:paraId="00000049">
      <w:pPr>
        <w:numPr>
          <w:ilvl w:val="0"/>
          <w:numId w:val="57"/>
        </w:numPr>
        <w:spacing w:after="0" w:lineRule="auto"/>
        <w:ind w:left="720" w:hanging="360"/>
      </w:pPr>
      <w:r w:rsidDel="00000000" w:rsidR="00000000" w:rsidRPr="00000000">
        <w:rPr>
          <w:rtl w:val="0"/>
        </w:rPr>
        <w:t xml:space="preserve">SP</w:t>
        <w:tab/>
        <w:tab/>
        <w:tab/>
        <w:t xml:space="preserve">Service Provider</w:t>
      </w:r>
    </w:p>
    <w:p w:rsidR="00000000" w:rsidDel="00000000" w:rsidP="00000000" w:rsidRDefault="00000000" w:rsidRPr="00000000" w14:paraId="0000004A">
      <w:pPr>
        <w:numPr>
          <w:ilvl w:val="0"/>
          <w:numId w:val="57"/>
        </w:numPr>
        <w:spacing w:after="0" w:lineRule="auto"/>
        <w:ind w:left="720" w:hanging="360"/>
      </w:pPr>
      <w:r w:rsidDel="00000000" w:rsidR="00000000" w:rsidRPr="00000000">
        <w:rPr>
          <w:rtl w:val="0"/>
        </w:rPr>
        <w:t xml:space="preserve">VC</w:t>
        <w:tab/>
        <w:tab/>
        <w:tab/>
        <w:t xml:space="preserve">Verifiable Credential</w:t>
      </w:r>
    </w:p>
    <w:p w:rsidR="00000000" w:rsidDel="00000000" w:rsidP="00000000" w:rsidRDefault="00000000" w:rsidRPr="00000000" w14:paraId="0000004B">
      <w:pPr>
        <w:numPr>
          <w:ilvl w:val="0"/>
          <w:numId w:val="57"/>
        </w:numPr>
        <w:spacing w:after="0" w:lineRule="auto"/>
        <w:ind w:left="720" w:hanging="360"/>
      </w:pPr>
      <w:r w:rsidDel="00000000" w:rsidR="00000000" w:rsidRPr="00000000">
        <w:rPr>
          <w:rtl w:val="0"/>
        </w:rPr>
        <w:t xml:space="preserve">VP</w:t>
        <w:tab/>
        <w:tab/>
        <w:tab/>
        <w:t xml:space="preserve">Verifiable Presentation</w:t>
      </w:r>
    </w:p>
    <w:p w:rsidR="00000000" w:rsidDel="00000000" w:rsidP="00000000" w:rsidRDefault="00000000" w:rsidRPr="00000000" w14:paraId="0000004C">
      <w:pPr>
        <w:numPr>
          <w:ilvl w:val="0"/>
          <w:numId w:val="57"/>
        </w:numPr>
        <w:spacing w:after="0" w:lineRule="auto"/>
        <w:ind w:left="720" w:hanging="360"/>
      </w:pPr>
      <w:r w:rsidDel="00000000" w:rsidR="00000000" w:rsidRPr="00000000">
        <w:rPr>
          <w:rtl w:val="0"/>
        </w:rPr>
        <w:t xml:space="preserve">ZKP</w:t>
        <w:tab/>
        <w:tab/>
        <w:tab/>
        <w:t xml:space="preserve">Zero Knowledge Proof</w:t>
      </w:r>
    </w:p>
    <w:p w:rsidR="00000000" w:rsidDel="00000000" w:rsidP="00000000" w:rsidRDefault="00000000" w:rsidRPr="00000000" w14:paraId="0000004D">
      <w:pPr>
        <w:numPr>
          <w:ilvl w:val="0"/>
          <w:numId w:val="57"/>
        </w:numPr>
        <w:spacing w:after="0" w:lineRule="auto"/>
        <w:ind w:left="720" w:hanging="360"/>
      </w:pPr>
      <w:r w:rsidDel="00000000" w:rsidR="00000000" w:rsidRPr="00000000">
        <w:rPr>
          <w:rtl w:val="0"/>
        </w:rPr>
        <w:t xml:space="preserve">CI</w:t>
        <w:tab/>
        <w:tab/>
        <w:tab/>
        <w:t xml:space="preserve">Credential Issuance</w:t>
      </w:r>
    </w:p>
    <w:p w:rsidR="00000000" w:rsidDel="00000000" w:rsidP="00000000" w:rsidRDefault="00000000" w:rsidRPr="00000000" w14:paraId="0000004E">
      <w:pPr>
        <w:numPr>
          <w:ilvl w:val="0"/>
          <w:numId w:val="57"/>
        </w:numPr>
        <w:spacing w:after="0" w:lineRule="auto"/>
        <w:ind w:left="720" w:hanging="360"/>
      </w:pPr>
      <w:r w:rsidDel="00000000" w:rsidR="00000000" w:rsidRPr="00000000">
        <w:rPr>
          <w:rtl w:val="0"/>
        </w:rPr>
        <w:t xml:space="preserve">CV</w:t>
        <w:tab/>
        <w:tab/>
        <w:tab/>
        <w:t xml:space="preserve">Credential Verification</w:t>
      </w:r>
    </w:p>
    <w:p w:rsidR="00000000" w:rsidDel="00000000" w:rsidP="00000000" w:rsidRDefault="00000000" w:rsidRPr="00000000" w14:paraId="0000004F">
      <w:pPr>
        <w:numPr>
          <w:ilvl w:val="0"/>
          <w:numId w:val="57"/>
        </w:numPr>
        <w:spacing w:after="0" w:lineRule="auto"/>
        <w:ind w:left="720" w:hanging="360"/>
      </w:pPr>
      <w:r w:rsidDel="00000000" w:rsidR="00000000" w:rsidRPr="00000000">
        <w:rPr>
          <w:rtl w:val="0"/>
        </w:rPr>
        <w:t xml:space="preserve">CS</w:t>
        <w:tab/>
        <w:tab/>
        <w:tab/>
        <w:t xml:space="preserve">Credential Store</w:t>
      </w:r>
    </w:p>
    <w:p w:rsidR="00000000" w:rsidDel="00000000" w:rsidP="00000000" w:rsidRDefault="00000000" w:rsidRPr="00000000" w14:paraId="00000050">
      <w:pPr>
        <w:numPr>
          <w:ilvl w:val="0"/>
          <w:numId w:val="57"/>
        </w:numPr>
        <w:spacing w:after="0" w:lineRule="auto"/>
        <w:ind w:left="720" w:hanging="360"/>
      </w:pPr>
      <w:r w:rsidDel="00000000" w:rsidR="00000000" w:rsidRPr="00000000">
        <w:rPr>
          <w:rtl w:val="0"/>
        </w:rPr>
        <w:t xml:space="preserve">PR</w:t>
        <w:tab/>
        <w:tab/>
        <w:tab/>
        <w:t xml:space="preserve">Programmatic Requirement</w:t>
      </w:r>
    </w:p>
    <w:p w:rsidR="00000000" w:rsidDel="00000000" w:rsidP="00000000" w:rsidRDefault="00000000" w:rsidRPr="00000000" w14:paraId="00000051">
      <w:pPr>
        <w:numPr>
          <w:ilvl w:val="0"/>
          <w:numId w:val="57"/>
        </w:numPr>
        <w:spacing w:after="0" w:lineRule="auto"/>
        <w:ind w:left="720" w:hanging="360"/>
      </w:pPr>
      <w:r w:rsidDel="00000000" w:rsidR="00000000" w:rsidRPr="00000000">
        <w:rPr>
          <w:rtl w:val="0"/>
        </w:rPr>
        <w:t xml:space="preserve">NFR</w:t>
        <w:tab/>
        <w:tab/>
        <w:tab/>
        <w:t xml:space="preserve">Non Functional Requirement</w:t>
      </w:r>
      <w:r w:rsidDel="00000000" w:rsidR="00000000" w:rsidRPr="00000000">
        <w:rPr>
          <w:rtl w:val="0"/>
        </w:rPr>
      </w:r>
    </w:p>
    <w:p w:rsidR="00000000" w:rsidDel="00000000" w:rsidP="00000000" w:rsidRDefault="00000000" w:rsidRPr="00000000" w14:paraId="00000052">
      <w:pPr>
        <w:pStyle w:val="Heading1"/>
        <w:spacing w:before="400" w:lineRule="auto"/>
        <w:ind w:left="0" w:firstLine="0"/>
        <w:rPr/>
      </w:pPr>
      <w:bookmarkStart w:colFirst="0" w:colLast="0" w:name="_br6lybq5jmc5" w:id="8"/>
      <w:bookmarkEnd w:id="8"/>
      <w:r w:rsidDel="00000000" w:rsidR="00000000" w:rsidRPr="00000000">
        <w:rPr>
          <w:rtl w:val="0"/>
        </w:rPr>
      </w:r>
    </w:p>
    <w:p w:rsidR="00000000" w:rsidDel="00000000" w:rsidP="00000000" w:rsidRDefault="00000000" w:rsidRPr="00000000" w14:paraId="00000053">
      <w:pPr>
        <w:pStyle w:val="Heading1"/>
        <w:spacing w:before="400" w:lineRule="auto"/>
        <w:ind w:left="0" w:firstLine="0"/>
        <w:rPr/>
      </w:pPr>
      <w:bookmarkStart w:colFirst="0" w:colLast="0" w:name="_1xzekwq3fbdu" w:id="9"/>
      <w:bookmarkEnd w:id="9"/>
      <w:r w:rsidDel="00000000" w:rsidR="00000000" w:rsidRPr="00000000">
        <w:rPr>
          <w:rtl w:val="0"/>
        </w:rPr>
        <w:t xml:space="preserve">2. VERSION HISTORY</w:t>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72.2000000000000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center"/>
              <w:rPr/>
            </w:pPr>
            <w:commentRangeStart w:id="3"/>
            <w:r w:rsidDel="00000000" w:rsidR="00000000" w:rsidRPr="00000000">
              <w:rPr>
                <w:rtl w:val="0"/>
              </w:rPr>
              <w:t xml:space="preserve">Version</w:t>
            </w:r>
            <w:commentRangeEnd w:id="3"/>
            <w:r w:rsidDel="00000000" w:rsidR="00000000" w:rsidRPr="00000000">
              <w:commentReference w:id="3"/>
            </w:r>
            <w:r w:rsidDel="00000000" w:rsidR="00000000" w:rsidRPr="00000000">
              <w:rPr>
                <w:rtl w:val="0"/>
              </w:rPr>
              <w:t xml:space="preserve"> No (Date)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center"/>
              <w:rPr/>
            </w:pPr>
            <w:r w:rsidDel="00000000" w:rsidR="00000000" w:rsidRPr="00000000">
              <w:rPr>
                <w:rtl w:val="0"/>
              </w:rPr>
              <w:t xml:space="preserve">Authors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center"/>
              <w:rPr/>
            </w:pPr>
            <w:r w:rsidDel="00000000" w:rsidR="00000000" w:rsidRPr="00000000">
              <w:rPr>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left"/>
              <w:rPr/>
            </w:pPr>
            <w:r w:rsidDel="00000000" w:rsidR="00000000" w:rsidRPr="00000000">
              <w:rPr>
                <w:rtl w:val="0"/>
              </w:rPr>
              <w:t xml:space="preserve">1.0 (23-Oct-2024)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left"/>
              <w:rPr/>
            </w:pPr>
            <w:r w:rsidDel="00000000" w:rsidR="00000000" w:rsidRPr="00000000">
              <w:rPr>
                <w:rtl w:val="0"/>
              </w:rPr>
              <w:t xml:space="preserve">CDPI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left"/>
              <w:rPr/>
            </w:pPr>
            <w:r w:rsidDel="00000000" w:rsidR="00000000" w:rsidRPr="00000000">
              <w:rPr>
                <w:rtl w:val="0"/>
              </w:rPr>
              <w:t xml:space="preserve">draft/working doc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left"/>
              <w:rPr/>
            </w:pPr>
            <w:r w:rsidDel="00000000" w:rsidR="00000000" w:rsidRPr="00000000">
              <w:rPr>
                <w:rtl w:val="0"/>
              </w:rPr>
              <w:t xml:space="preserve">2.0 (xx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left"/>
              <w:rPr/>
            </w:pPr>
            <w:r w:rsidDel="00000000" w:rsidR="00000000" w:rsidRPr="00000000">
              <w:rPr>
                <w:rtl w:val="0"/>
              </w:rPr>
              <w:t xml:space="preserve">CDPI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left"/>
              <w:rPr/>
            </w:pPr>
            <w:r w:rsidDel="00000000" w:rsidR="00000000" w:rsidRPr="00000000">
              <w:rPr>
                <w:rtl w:val="0"/>
              </w:rPr>
              <w:t xml:space="preserve">draft/working doc version</w:t>
            </w:r>
          </w:p>
        </w:tc>
      </w:tr>
    </w:tbl>
    <w:p w:rsidR="00000000" w:rsidDel="00000000" w:rsidP="00000000" w:rsidRDefault="00000000" w:rsidRPr="00000000" w14:paraId="0000005D">
      <w:pPr>
        <w:pStyle w:val="Heading1"/>
        <w:spacing w:before="400" w:lineRule="auto"/>
        <w:ind w:left="0" w:right="585.4724409448835" w:firstLine="0"/>
        <w:rPr>
          <w:color w:val="6564db"/>
        </w:rPr>
      </w:pPr>
      <w:bookmarkStart w:colFirst="0" w:colLast="0" w:name="_b9a67oejb7gd" w:id="10"/>
      <w:bookmarkEnd w:id="10"/>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before="400" w:lineRule="auto"/>
        <w:ind w:left="0" w:right="585.4724409448835" w:firstLine="0"/>
        <w:rPr>
          <w:color w:val="6564db"/>
        </w:rPr>
      </w:pPr>
      <w:bookmarkStart w:colFirst="0" w:colLast="0" w:name="_5lskok57bwdv" w:id="11"/>
      <w:bookmarkEnd w:id="11"/>
      <w:r w:rsidDel="00000000" w:rsidR="00000000" w:rsidRPr="00000000">
        <w:rPr>
          <w:color w:val="6564db"/>
          <w:rtl w:val="0"/>
        </w:rPr>
        <w:t xml:space="preserve">3. </w:t>
      </w:r>
      <w:r w:rsidDel="00000000" w:rsidR="00000000" w:rsidRPr="00000000">
        <w:rPr>
          <w:color w:val="6564db"/>
          <w:rtl w:val="0"/>
        </w:rPr>
        <w:t xml:space="preserve">INTENDED AUDIENCE AND PURPOSE</w:t>
      </w:r>
    </w:p>
    <w:p w:rsidR="00000000" w:rsidDel="00000000" w:rsidP="00000000" w:rsidRDefault="00000000" w:rsidRPr="00000000" w14:paraId="0000005F">
      <w:pPr>
        <w:numPr>
          <w:ilvl w:val="0"/>
          <w:numId w:val="34"/>
        </w:numPr>
        <w:ind w:left="720" w:hanging="360"/>
      </w:pPr>
      <w:r w:rsidDel="00000000" w:rsidR="00000000" w:rsidRPr="00000000">
        <w:rPr>
          <w:rtl w:val="0"/>
        </w:rPr>
        <w:t xml:space="preserve">The intended audience of this document is: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4260"/>
        <w:gridCol w:w="4245"/>
        <w:tblGridChange w:id="0">
          <w:tblGrid>
            <w:gridCol w:w="855"/>
            <w:gridCol w:w="4260"/>
            <w:gridCol w:w="4245"/>
          </w:tblGrid>
        </w:tblGridChange>
      </w:tblGrid>
      <w:tr>
        <w:trPr>
          <w:cantSplit w:val="0"/>
          <w:trHeight w:val="457.200000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center"/>
              <w:rPr>
                <w:b w:val="1"/>
                <w:bCs w:val="1"/>
              </w:rPr>
            </w:pPr>
            <w:r w:rsidDel="00000000" w:rsidR="00000000" w:rsidRPr="00000000">
              <w:rPr>
                <w:b w:val="1"/>
                <w:bCs w:val="1"/>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jc w:val="center"/>
              <w:rPr>
                <w:b w:val="1"/>
                <w:bCs w:val="1"/>
              </w:rPr>
            </w:pPr>
            <w:r w:rsidDel="00000000" w:rsidR="00000000" w:rsidRPr="00000000">
              <w:rPr>
                <w:b w:val="1"/>
                <w:bCs w:val="1"/>
                <w:rtl w:val="0"/>
              </w:rPr>
              <w:t xml:space="preserve">Purpose</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numPr>
                <w:ilvl w:val="0"/>
                <w:numId w:val="53"/>
              </w:numPr>
              <w:spacing w:after="0" w:line="240" w:lineRule="auto"/>
              <w:ind w:left="720" w:hanging="360"/>
              <w:jc w:val="left"/>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after="0" w:line="240" w:lineRule="auto"/>
              <w:jc w:val="left"/>
              <w:rPr/>
            </w:pPr>
            <w:r w:rsidDel="00000000" w:rsidR="00000000" w:rsidRPr="00000000">
              <w:rPr>
                <w:rtl w:val="0"/>
              </w:rPr>
              <w:t xml:space="preserve">DPG</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5">
            <w:pPr>
              <w:spacing w:after="0" w:lineRule="auto"/>
              <w:rPr/>
            </w:pPr>
            <w:r w:rsidDel="00000000" w:rsidR="00000000" w:rsidRPr="00000000">
              <w:rPr>
                <w:rtl w:val="0"/>
              </w:rPr>
              <w:t xml:space="preserve">Contribute and review the scope; respond to ISV/SP queries; Support SP with L3 support for the DPG / ISV product offering</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8">
            <w:pPr>
              <w:spacing w:after="0" w:before="0" w:line="240" w:lineRule="auto"/>
              <w:ind w:left="0" w:firstLine="0"/>
              <w:rPr/>
            </w:pPr>
            <w:r w:rsidDel="00000000" w:rsidR="00000000" w:rsidRPr="00000000">
              <w:rPr>
                <w:rtl w:val="0"/>
              </w:rPr>
            </w:r>
          </w:p>
        </w:tc>
      </w:tr>
      <w:tr>
        <w:trPr>
          <w:cantSplit w:val="0"/>
          <w:trHeight w:val="423.78"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numPr>
                <w:ilvl w:val="0"/>
                <w:numId w:val="53"/>
              </w:numPr>
              <w:spacing w:after="0" w:line="240" w:lineRule="auto"/>
              <w:ind w:left="720" w:hanging="360"/>
              <w:jc w:val="left"/>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spacing w:after="0" w:lineRule="auto"/>
              <w:rPr/>
            </w:pPr>
            <w:r w:rsidDel="00000000" w:rsidR="00000000" w:rsidRPr="00000000">
              <w:rPr>
                <w:rtl w:val="0"/>
              </w:rPr>
              <w:t xml:space="preserve">DPG Delegate (i.e. anyone acting on behalf of the DPG)</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after="0" w:before="0" w:line="240" w:lineRule="auto"/>
              <w:ind w:left="0" w:firstLine="0"/>
              <w:jc w:val="left"/>
              <w:rPr/>
            </w:pPr>
            <w:r w:rsidDel="00000000" w:rsidR="00000000" w:rsidRPr="00000000">
              <w:rPr>
                <w:rtl w:val="0"/>
              </w:rPr>
            </w:r>
          </w:p>
        </w:tc>
      </w:tr>
      <w:tr>
        <w:trPr>
          <w:cantSplit w:val="0"/>
          <w:trHeight w:val="423.78"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D">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after="0" w:before="0" w:line="240" w:lineRule="auto"/>
              <w:ind w:left="0" w:firstLine="0"/>
              <w:jc w:val="left"/>
              <w:rPr/>
            </w:pPr>
            <w:r w:rsidDel="00000000" w:rsidR="00000000" w:rsidRPr="00000000">
              <w:rPr>
                <w:rtl w:val="0"/>
              </w:rPr>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numPr>
                <w:ilvl w:val="0"/>
                <w:numId w:val="53"/>
              </w:numPr>
              <w:spacing w:after="0" w:line="240" w:lineRule="auto"/>
              <w:ind w:left="720" w:hanging="360"/>
              <w:jc w:val="left"/>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0">
            <w:pPr>
              <w:spacing w:after="0" w:lineRule="auto"/>
              <w:rPr/>
            </w:pPr>
            <w:r w:rsidDel="00000000" w:rsidR="00000000" w:rsidRPr="00000000">
              <w:rPr>
                <w:rtl w:val="0"/>
              </w:rPr>
              <w:t xml:space="preserve">DPI Owner (e.g., main government focal point)</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after="0" w:before="0" w:line="240" w:lineRule="auto"/>
              <w:ind w:left="0" w:firstLine="0"/>
              <w:jc w:val="left"/>
              <w:rPr/>
            </w:pPr>
            <w:r w:rsidDel="00000000" w:rsidR="00000000" w:rsidRPr="00000000">
              <w:rPr>
                <w:rtl w:val="0"/>
              </w:rPr>
            </w:r>
          </w:p>
        </w:tc>
      </w:tr>
      <w:tr>
        <w:trPr>
          <w:cantSplit w:val="0"/>
          <w:trHeight w:val="423.78"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3">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4">
            <w:pPr>
              <w:spacing w:after="0" w:lineRule="auto"/>
              <w:rPr/>
            </w:pPr>
            <w:r w:rsidDel="00000000" w:rsidR="00000000" w:rsidRPr="00000000">
              <w:rPr>
                <w:rtl w:val="0"/>
              </w:rPr>
              <w:t xml:space="preserve">Contribute and review the scope; respond to ISV/SP queries </w:t>
            </w:r>
          </w:p>
          <w:p w:rsidR="00000000" w:rsidDel="00000000" w:rsidP="00000000" w:rsidRDefault="00000000" w:rsidRPr="00000000" w14:paraId="00000075">
            <w:pPr>
              <w:widowControl w:val="0"/>
              <w:spacing w:after="0" w:line="240" w:lineRule="auto"/>
              <w:jc w:val="left"/>
              <w:rPr/>
            </w:pPr>
            <w:r w:rsidDel="00000000" w:rsidR="00000000" w:rsidRPr="00000000">
              <w:rPr>
                <w:rtl w:val="0"/>
              </w:rPr>
            </w:r>
          </w:p>
        </w:tc>
      </w:tr>
      <w:tr>
        <w:trPr>
          <w:cantSplit w:val="0"/>
          <w:trHeight w:val="583.1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numPr>
                <w:ilvl w:val="0"/>
                <w:numId w:val="53"/>
              </w:numPr>
              <w:spacing w:after="0" w:line="240" w:lineRule="auto"/>
              <w:ind w:left="720" w:hanging="360"/>
              <w:jc w:val="left"/>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Issuers (i.e. public/ private entity responsible for credential issuance, if different from DPI Owner)</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after="0" w:before="0" w:line="240" w:lineRule="auto"/>
              <w:ind w:left="0" w:firstLine="0"/>
              <w:jc w:val="left"/>
              <w:rPr/>
            </w:pPr>
            <w:r w:rsidDel="00000000" w:rsidR="00000000" w:rsidRPr="00000000">
              <w:rPr>
                <w:rtl w:val="0"/>
              </w:rPr>
            </w:r>
          </w:p>
        </w:tc>
      </w:tr>
      <w:tr>
        <w:trPr>
          <w:cantSplit w:val="0"/>
          <w:trHeight w:val="583.1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after="0" w:before="0" w:line="240" w:lineRule="auto"/>
              <w:ind w:left="0" w:firstLine="0"/>
              <w:jc w:val="left"/>
              <w:rPr/>
            </w:pPr>
            <w:r w:rsidDel="00000000" w:rsidR="00000000" w:rsidRPr="00000000">
              <w:rPr>
                <w:rtl w:val="0"/>
              </w:rPr>
            </w:r>
          </w:p>
        </w:tc>
      </w:tr>
      <w:tr>
        <w:trPr>
          <w:cantSplit w:val="0"/>
          <w:trHeight w:val="583.1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numPr>
                <w:ilvl w:val="0"/>
                <w:numId w:val="53"/>
              </w:numPr>
              <w:spacing w:after="0" w:line="240" w:lineRule="auto"/>
              <w:ind w:left="720" w:hanging="360"/>
              <w:jc w:val="left"/>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Accepting Entities (ie: public/ private entity responsible who will be the  accepting parties or verifiers) </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before="0" w:line="240" w:lineRule="auto"/>
              <w:ind w:left="0" w:firstLine="0"/>
              <w:jc w:val="left"/>
              <w:rPr/>
            </w:pPr>
            <w:r w:rsidDel="00000000" w:rsidR="00000000" w:rsidRPr="00000000">
              <w:rPr>
                <w:rtl w:val="0"/>
              </w:rPr>
            </w:r>
          </w:p>
        </w:tc>
      </w:tr>
      <w:tr>
        <w:trPr>
          <w:cantSplit w:val="0"/>
          <w:trHeight w:val="583.1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before="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numPr>
                <w:ilvl w:val="0"/>
                <w:numId w:val="53"/>
              </w:numPr>
              <w:spacing w:after="0" w:line="240" w:lineRule="auto"/>
              <w:ind w:left="720" w:hanging="360"/>
              <w:jc w:val="left"/>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spacing w:after="0" w:lineRule="auto"/>
              <w:rPr/>
            </w:pPr>
            <w:r w:rsidDel="00000000" w:rsidR="00000000" w:rsidRPr="00000000">
              <w:rPr>
                <w:rtl w:val="0"/>
              </w:rPr>
              <w:t xml:space="preserve">ISV</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spacing w:after="0" w:lineRule="auto"/>
              <w:rPr/>
            </w:pPr>
            <w:r w:rsidDel="00000000" w:rsidR="00000000" w:rsidRPr="00000000">
              <w:rPr>
                <w:rtl w:val="0"/>
              </w:rPr>
              <w:t xml:space="preserve">Respond to RFQ, meet ISV responsibilities of this scope doc; Support SP with L3 support for the ISV product offering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numPr>
                <w:ilvl w:val="0"/>
                <w:numId w:val="53"/>
              </w:numPr>
              <w:spacing w:after="0" w:line="240" w:lineRule="auto"/>
              <w:ind w:left="720" w:hanging="360"/>
              <w:jc w:val="left"/>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spacing w:after="0" w:lineRule="auto"/>
              <w:rPr/>
            </w:pPr>
            <w:r w:rsidDel="00000000" w:rsidR="00000000" w:rsidRPr="00000000">
              <w:rPr>
                <w:rtl w:val="0"/>
              </w:rPr>
              <w:t xml:space="preserve">Engineering Partner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spacing w:after="0" w:lineRule="auto"/>
              <w:rPr/>
            </w:pPr>
            <w:r w:rsidDel="00000000" w:rsidR="00000000" w:rsidRPr="00000000">
              <w:rPr>
                <w:rtl w:val="0"/>
              </w:rPr>
              <w:t xml:space="preserve">Support SP with L3 support for the DPG / ISV product offering</w:t>
            </w:r>
          </w:p>
          <w:p w:rsidR="00000000" w:rsidDel="00000000" w:rsidP="00000000" w:rsidRDefault="00000000" w:rsidRPr="00000000" w14:paraId="00000088">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numPr>
                <w:ilvl w:val="0"/>
                <w:numId w:val="53"/>
              </w:numPr>
              <w:spacing w:after="0" w:line="240" w:lineRule="auto"/>
              <w:ind w:left="720" w:hanging="360"/>
              <w:jc w:val="left"/>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spacing w:after="0" w:lineRule="auto"/>
              <w:rPr/>
            </w:pPr>
            <w:r w:rsidDel="00000000" w:rsidR="00000000" w:rsidRPr="00000000">
              <w:rPr>
                <w:rtl w:val="0"/>
              </w:rPr>
              <w:t xml:space="preserve">SP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spacing w:after="0" w:lineRule="auto"/>
              <w:rPr/>
            </w:pPr>
            <w:r w:rsidDel="00000000" w:rsidR="00000000" w:rsidRPr="00000000">
              <w:rPr>
                <w:rtl w:val="0"/>
              </w:rPr>
              <w:t xml:space="preserve">Respond to proposal, meet SP responsibilities of this scope doc </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ind w:left="0" w:firstLine="0"/>
        <w:rPr/>
      </w:pPr>
      <w:bookmarkStart w:colFirst="0" w:colLast="0" w:name="_97a85knypkd8" w:id="12"/>
      <w:bookmarkEnd w:id="12"/>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ind w:left="0" w:firstLine="0"/>
        <w:rPr>
          <w:shd w:fill="b6d7a8" w:val="clear"/>
        </w:rPr>
      </w:pPr>
      <w:bookmarkStart w:colFirst="0" w:colLast="0" w:name="_pzxgvmxrligf" w:id="13"/>
      <w:bookmarkEnd w:id="13"/>
      <w:r w:rsidDel="00000000" w:rsidR="00000000" w:rsidRPr="00000000">
        <w:rPr>
          <w:shd w:fill="b6d7a8" w:val="clear"/>
          <w:rtl w:val="0"/>
        </w:rPr>
        <w:t xml:space="preserve">4. EXECUTIVE SUMMARY</w:t>
      </w:r>
    </w:p>
    <w:p w:rsidR="00000000" w:rsidDel="00000000" w:rsidP="00000000" w:rsidRDefault="00000000" w:rsidRPr="00000000" w14:paraId="00000090">
      <w:pPr>
        <w:ind w:right="5.669291338583093"/>
        <w:rPr/>
      </w:pPr>
      <w:r w:rsidDel="00000000" w:rsidR="00000000" w:rsidRPr="00000000">
        <w:rPr>
          <w:b w:val="1"/>
          <w:bCs w:val="1"/>
          <w:color w:val="6564db"/>
          <w:rtl w:val="0"/>
        </w:rPr>
        <w:t xml:space="preserve">4.1 Disclaimer:</w:t>
      </w:r>
      <w:r w:rsidDel="00000000" w:rsidR="00000000" w:rsidRPr="00000000">
        <w:rPr>
          <w:rtl w:val="0"/>
        </w:rPr>
        <w:t xml:space="preserve"> This Country Scope Document, read with the DaaS Legal Framework, sets out the entire agreement between the parties with regard to the scope set out herein. Upon non-compliance of the Service Provider with the requirements outlined in this Country Scope Document, the DaaS DPG Partner may terminate this Country Scope Document.</w:t>
      </w:r>
    </w:p>
    <w:p w:rsidR="00000000" w:rsidDel="00000000" w:rsidP="00000000" w:rsidRDefault="00000000" w:rsidRPr="00000000" w14:paraId="00000091">
      <w:pPr>
        <w:ind w:right="5.669291338583093"/>
        <w:rPr/>
      </w:pPr>
      <w:r w:rsidDel="00000000" w:rsidR="00000000" w:rsidRPr="00000000">
        <w:rPr>
          <w:rtl w:val="0"/>
        </w:rPr>
      </w:r>
    </w:p>
    <w:p w:rsidR="00000000" w:rsidDel="00000000" w:rsidP="00000000" w:rsidRDefault="00000000" w:rsidRPr="00000000" w14:paraId="00000092">
      <w:pPr>
        <w:ind w:right="5.669291338583093"/>
        <w:rPr/>
      </w:pPr>
      <w:r w:rsidDel="00000000" w:rsidR="00000000" w:rsidRPr="00000000">
        <w:rPr>
          <w:b w:val="1"/>
          <w:bCs w:val="1"/>
          <w:color w:val="6564db"/>
          <w:rtl w:val="0"/>
        </w:rPr>
        <w:t xml:space="preserve">4.2 Scope:</w:t>
      </w:r>
      <w:r w:rsidDel="00000000" w:rsidR="00000000" w:rsidRPr="00000000">
        <w:rPr>
          <w:b w:val="1"/>
          <w:bCs w:val="1"/>
          <w:rtl w:val="0"/>
        </w:rPr>
        <w:t xml:space="preserve"> </w:t>
      </w:r>
      <w:r w:rsidDel="00000000" w:rsidR="00000000" w:rsidRPr="00000000">
        <w:rPr>
          <w:rtl w:val="0"/>
        </w:rPr>
        <w:t xml:space="preserve">This Scope Document outlines the programmatic and technical framework for implementing a national Verifiable Credential (VC) infrastructure in </w:t>
      </w:r>
      <w:r w:rsidDel="00000000" w:rsidR="00000000" w:rsidRPr="00000000">
        <w:rPr>
          <w:highlight w:val="cyan"/>
          <w:rtl w:val="0"/>
        </w:rPr>
        <w:t xml:space="preserve">[name of country]</w:t>
      </w:r>
      <w:r w:rsidDel="00000000" w:rsidR="00000000" w:rsidRPr="00000000">
        <w:rPr>
          <w:rtl w:val="0"/>
        </w:rPr>
        <w:t xml:space="preserve"> following the DPI as a Packaged Solution (DaaS) approach. </w:t>
      </w:r>
    </w:p>
    <w:p w:rsidR="00000000" w:rsidDel="00000000" w:rsidP="00000000" w:rsidRDefault="00000000" w:rsidRPr="00000000" w14:paraId="00000093">
      <w:pPr>
        <w:ind w:right="5.669291338583093"/>
        <w:rPr/>
      </w:pPr>
      <w:r w:rsidDel="00000000" w:rsidR="00000000" w:rsidRPr="00000000">
        <w:rPr>
          <w:rtl w:val="0"/>
        </w:rPr>
      </w:r>
    </w:p>
    <w:p w:rsidR="00000000" w:rsidDel="00000000" w:rsidP="00000000" w:rsidRDefault="00000000" w:rsidRPr="00000000" w14:paraId="00000094">
      <w:pPr>
        <w:ind w:right="5.669291338583093"/>
        <w:rPr>
          <w:highlight w:val="cyan"/>
        </w:rPr>
      </w:pPr>
      <w:r w:rsidDel="00000000" w:rsidR="00000000" w:rsidRPr="00000000">
        <w:rPr>
          <w:b w:val="1"/>
          <w:bCs w:val="1"/>
          <w:color w:val="6564db"/>
          <w:rtl w:val="0"/>
        </w:rPr>
        <w:t xml:space="preserve">4.3 Strategic Vision and Technical Approach:</w:t>
      </w:r>
      <w:r w:rsidDel="00000000" w:rsidR="00000000" w:rsidRPr="00000000">
        <w:rPr>
          <w:rtl w:val="0"/>
        </w:rPr>
        <w:t xml:space="preserve"> VC rollout in </w:t>
      </w:r>
      <w:r w:rsidDel="00000000" w:rsidR="00000000" w:rsidRPr="00000000">
        <w:rPr>
          <w:highlight w:val="cyan"/>
          <w:rtl w:val="0"/>
        </w:rPr>
        <w:t xml:space="preserve">[name of country]</w:t>
      </w:r>
      <w:r w:rsidDel="00000000" w:rsidR="00000000" w:rsidRPr="00000000">
        <w:rPr>
          <w:rtl w:val="0"/>
        </w:rPr>
        <w:t xml:space="preserve"> seeks to establish a low-cost, high-trust digital ecosystem by enabling cryptographically signed, user-controlled credentials. The approach leverages modular, standards-based components for issuance, storage, and verification—enabling asynchronous adoption by diverse ecosystem actors. The rollout is aligned with</w:t>
      </w:r>
      <w:r w:rsidDel="00000000" w:rsidR="00000000" w:rsidRPr="00000000">
        <w:rPr>
          <w:highlight w:val="cyan"/>
          <w:rtl w:val="0"/>
        </w:rPr>
        <w:t xml:space="preserve"> [name of country]</w:t>
      </w:r>
      <w:r w:rsidDel="00000000" w:rsidR="00000000" w:rsidRPr="00000000">
        <w:rPr>
          <w:rtl w:val="0"/>
        </w:rPr>
        <w:t xml:space="preserve"> broader digital transformation goals and leverages the leadership of </w:t>
      </w:r>
      <w:r w:rsidDel="00000000" w:rsidR="00000000" w:rsidRPr="00000000">
        <w:rPr>
          <w:highlight w:val="cyan"/>
          <w:rtl w:val="0"/>
        </w:rPr>
        <w:t xml:space="preserve">[name of DPI owner and/or relevant DPI owner supporter/s] .</w:t>
      </w:r>
    </w:p>
    <w:p w:rsidR="00000000" w:rsidDel="00000000" w:rsidP="00000000" w:rsidRDefault="00000000" w:rsidRPr="00000000" w14:paraId="00000095">
      <w:pPr>
        <w:ind w:right="5.669291338583093"/>
        <w:rPr/>
      </w:pPr>
      <w:r w:rsidDel="00000000" w:rsidR="00000000" w:rsidRPr="00000000">
        <w:rPr>
          <w:rtl w:val="0"/>
        </w:rPr>
        <w:t xml:space="preserve">For more details on verifiable credentials </w:t>
      </w:r>
      <w:r w:rsidDel="00000000" w:rsidR="00000000" w:rsidRPr="00000000">
        <w:rPr>
          <w:rtl w:val="0"/>
        </w:rPr>
        <w:t xml:space="preserve">see section </w:t>
      </w:r>
      <w:commentRangeStart w:id="4"/>
      <w:r w:rsidDel="00000000" w:rsidR="00000000" w:rsidRPr="00000000">
        <w:rPr>
          <w:b w:val="1"/>
          <w:bCs w:val="1"/>
          <w:rtl w:val="0"/>
        </w:rPr>
        <w:t xml:space="preserve">Verifiable Credential and its Solution Approach to Credentialing</w:t>
      </w:r>
      <w:commentRangeEnd w:id="4"/>
      <w:r w:rsidDel="00000000" w:rsidR="00000000" w:rsidRPr="00000000">
        <w:commentReference w:id="4"/>
      </w:r>
      <w:r w:rsidDel="00000000" w:rsidR="00000000" w:rsidRPr="00000000">
        <w:rPr>
          <w:rtl w:val="0"/>
        </w:rPr>
        <w:t xml:space="preserve">. For further reading, CDPI has also published a </w:t>
      </w:r>
      <w:hyperlink r:id="rId8">
        <w:r w:rsidDel="00000000" w:rsidR="00000000" w:rsidRPr="00000000">
          <w:rPr>
            <w:color w:val="1155cc"/>
            <w:u w:val="single"/>
            <w:rtl w:val="0"/>
          </w:rPr>
          <w:t xml:space="preserve">Vision Paper on User-Centric Credentialing and Personal Data Sharing</w:t>
        </w:r>
      </w:hyperlink>
      <w:r w:rsidDel="00000000" w:rsidR="00000000" w:rsidRPr="00000000">
        <w:rPr>
          <w:rtl w:val="0"/>
        </w:rPr>
        <w:t xml:space="preserve">.</w:t>
      </w:r>
    </w:p>
    <w:p w:rsidR="00000000" w:rsidDel="00000000" w:rsidP="00000000" w:rsidRDefault="00000000" w:rsidRPr="00000000" w14:paraId="00000096">
      <w:pPr>
        <w:ind w:right="5.669291338583093"/>
        <w:rPr/>
      </w:pPr>
      <w:r w:rsidDel="00000000" w:rsidR="00000000" w:rsidRPr="00000000">
        <w:rPr>
          <w:rtl w:val="0"/>
        </w:rPr>
      </w:r>
    </w:p>
    <w:p w:rsidR="00000000" w:rsidDel="00000000" w:rsidP="00000000" w:rsidRDefault="00000000" w:rsidRPr="00000000" w14:paraId="00000097">
      <w:pPr>
        <w:ind w:right="5.669291338583093"/>
        <w:rPr>
          <w:highlight w:val="cyan"/>
        </w:rPr>
      </w:pPr>
      <w:r w:rsidDel="00000000" w:rsidR="00000000" w:rsidRPr="00000000">
        <w:rPr>
          <w:b w:val="1"/>
          <w:bCs w:val="1"/>
          <w:color w:val="6564db"/>
          <w:rtl w:val="0"/>
        </w:rPr>
        <w:t xml:space="preserve">4</w:t>
      </w:r>
      <w:r w:rsidDel="00000000" w:rsidR="00000000" w:rsidRPr="00000000">
        <w:rPr>
          <w:b w:val="1"/>
          <w:bCs w:val="1"/>
          <w:color w:val="6564db"/>
          <w:rtl w:val="0"/>
        </w:rPr>
        <w:t xml:space="preserve">.4 Use case overview:</w:t>
      </w:r>
      <w:r w:rsidDel="00000000" w:rsidR="00000000" w:rsidRPr="00000000">
        <w:rPr>
          <w:b w:val="1"/>
          <w:bCs w:val="1"/>
          <w:rtl w:val="0"/>
        </w:rPr>
        <w:t xml:space="preserve"> </w:t>
      </w:r>
      <w:r w:rsidDel="00000000" w:rsidR="00000000" w:rsidRPr="00000000">
        <w:rPr>
          <w:rtl w:val="0"/>
        </w:rPr>
        <w:t xml:space="preserve">The rollout will enable citizens of </w:t>
      </w:r>
      <w:r w:rsidDel="00000000" w:rsidR="00000000" w:rsidRPr="00000000">
        <w:rPr>
          <w:highlight w:val="cyan"/>
          <w:rtl w:val="0"/>
        </w:rPr>
        <w:t xml:space="preserve">[name of country]</w:t>
      </w:r>
      <w:r w:rsidDel="00000000" w:rsidR="00000000" w:rsidRPr="00000000">
        <w:rPr>
          <w:rtl w:val="0"/>
        </w:rPr>
        <w:t xml:space="preserve"> to prove their </w:t>
      </w:r>
      <w:r w:rsidDel="00000000" w:rsidR="00000000" w:rsidRPr="00000000">
        <w:rPr>
          <w:highlight w:val="cyan"/>
          <w:rtl w:val="0"/>
        </w:rPr>
        <w:t xml:space="preserve">[name of the selected credential(s), eg: identity, academic certificate, others]</w:t>
      </w:r>
      <w:r w:rsidDel="00000000" w:rsidR="00000000" w:rsidRPr="00000000">
        <w:rPr>
          <w:rtl w:val="0"/>
        </w:rPr>
        <w:t xml:space="preserve"> and attributes securely and digitally across both public and private platforms, reducing administrative burdens and increasing service inclusion. The first credentials to be deployed </w:t>
      </w:r>
      <w:r w:rsidDel="00000000" w:rsidR="00000000" w:rsidRPr="00000000">
        <w:rPr>
          <w:highlight w:val="cyan"/>
          <w:rtl w:val="0"/>
        </w:rPr>
        <w:t xml:space="preserve">is/ are [name of the credential, eg: the digital national identity card (nid) and/or driving license and/or birth certificates, etc]. [Name of the designated credential, eg: the digital national identity card] will support online authentication for [short description of the first use case that will be enabled; eg: digital services of DPI owner or eKYC with a designated national/ local Bank]. </w:t>
      </w:r>
      <w:r w:rsidDel="00000000" w:rsidR="00000000" w:rsidRPr="00000000">
        <w:rPr>
          <w:shd w:fill="b6d7a8" w:val="clear"/>
          <w:rtl w:val="0"/>
        </w:rPr>
        <w:t xml:space="preserve">Deployment of the use case will bring significant impact </w:t>
      </w:r>
      <w:r w:rsidDel="00000000" w:rsidR="00000000" w:rsidRPr="00000000">
        <w:rPr>
          <w:highlight w:val="cyan"/>
          <w:rtl w:val="0"/>
        </w:rPr>
        <w:t xml:space="preserve">[describe the impact/value of the use case against the overall population/ respective segment group].</w:t>
      </w:r>
      <w:r w:rsidDel="00000000" w:rsidR="00000000" w:rsidRPr="00000000">
        <w:rPr>
          <w:rtl w:val="0"/>
        </w:rPr>
        <w:t xml:space="preserve">The digital credentials will be accessible via a mobile wallet and as printable formats (PDF with QR). Additional use cases </w:t>
      </w:r>
      <w:r w:rsidDel="00000000" w:rsidR="00000000" w:rsidRPr="00000000">
        <w:rPr>
          <w:rtl w:val="0"/>
        </w:rPr>
        <w:t xml:space="preserve">to</w:t>
      </w:r>
      <w:r w:rsidDel="00000000" w:rsidR="00000000" w:rsidRPr="00000000">
        <w:rPr>
          <w:rtl w:val="0"/>
        </w:rPr>
        <w:t xml:space="preserve"> be quoted separately by the Service Provider.</w:t>
      </w:r>
      <w:r w:rsidDel="00000000" w:rsidR="00000000" w:rsidRPr="00000000">
        <w:rPr>
          <w:rtl w:val="0"/>
        </w:rPr>
      </w:r>
    </w:p>
    <w:p w:rsidR="00000000" w:rsidDel="00000000" w:rsidP="00000000" w:rsidRDefault="00000000" w:rsidRPr="00000000" w14:paraId="00000098">
      <w:pPr>
        <w:spacing w:after="0" w:lineRule="auto"/>
        <w:jc w:val="left"/>
        <w:rPr>
          <w:shd w:fill="d9ead3" w:val="clear"/>
        </w:rPr>
      </w:pPr>
      <w:r w:rsidDel="00000000" w:rsidR="00000000" w:rsidRPr="00000000">
        <w:rPr>
          <w:rtl w:val="0"/>
        </w:rPr>
      </w:r>
    </w:p>
    <w:p w:rsidR="00000000" w:rsidDel="00000000" w:rsidP="00000000" w:rsidRDefault="00000000" w:rsidRPr="00000000" w14:paraId="00000099">
      <w:pPr>
        <w:spacing w:after="0" w:lineRule="auto"/>
        <w:jc w:val="left"/>
        <w:rPr>
          <w:shd w:fill="b6d7a8" w:val="clear"/>
        </w:rPr>
      </w:pPr>
      <w:r w:rsidDel="00000000" w:rsidR="00000000" w:rsidRPr="00000000">
        <w:rPr>
          <w:shd w:fill="b6d7a8" w:val="clear"/>
          <w:rtl w:val="0"/>
        </w:rPr>
        <w:t xml:space="preserve">Note:</w:t>
      </w:r>
    </w:p>
    <w:p w:rsidR="00000000" w:rsidDel="00000000" w:rsidP="00000000" w:rsidRDefault="00000000" w:rsidRPr="00000000" w14:paraId="0000009A">
      <w:pPr>
        <w:numPr>
          <w:ilvl w:val="0"/>
          <w:numId w:val="18"/>
        </w:numPr>
        <w:spacing w:after="0" w:lineRule="auto"/>
        <w:ind w:left="720" w:hanging="360"/>
        <w:jc w:val="left"/>
        <w:rPr>
          <w:shd w:fill="b6d7a8" w:val="clear"/>
        </w:rPr>
      </w:pPr>
      <w:r w:rsidDel="00000000" w:rsidR="00000000" w:rsidRPr="00000000">
        <w:rPr>
          <w:shd w:fill="b6d7a8" w:val="clear"/>
          <w:rtl w:val="0"/>
        </w:rPr>
        <w:t xml:space="preserve">A use case is defined as a complete end-to-end deployment of a credential, including issuance, storage, and verification workflows, integrated into the relevant systems of at least one issuer and one verifier.</w:t>
      </w:r>
    </w:p>
    <w:p w:rsidR="00000000" w:rsidDel="00000000" w:rsidP="00000000" w:rsidRDefault="00000000" w:rsidRPr="00000000" w14:paraId="0000009B">
      <w:pPr>
        <w:numPr>
          <w:ilvl w:val="0"/>
          <w:numId w:val="18"/>
        </w:numPr>
        <w:spacing w:after="0" w:lineRule="auto"/>
        <w:ind w:left="720" w:hanging="360"/>
        <w:jc w:val="left"/>
        <w:rPr>
          <w:shd w:fill="b6d7a8" w:val="clear"/>
        </w:rPr>
      </w:pPr>
      <w:r w:rsidDel="00000000" w:rsidR="00000000" w:rsidRPr="00000000">
        <w:rPr>
          <w:shd w:fill="b6d7a8" w:val="clear"/>
          <w:rtl w:val="0"/>
        </w:rPr>
        <w:t xml:space="preserve">An issuer is an entity formally authorized to issue verifiable credentials using the infrastructure.</w:t>
      </w:r>
    </w:p>
    <w:p w:rsidR="00000000" w:rsidDel="00000000" w:rsidP="00000000" w:rsidRDefault="00000000" w:rsidRPr="00000000" w14:paraId="0000009C">
      <w:pPr>
        <w:numPr>
          <w:ilvl w:val="0"/>
          <w:numId w:val="18"/>
        </w:numPr>
        <w:spacing w:after="0" w:lineRule="auto"/>
        <w:ind w:left="720" w:hanging="360"/>
        <w:jc w:val="left"/>
        <w:rPr>
          <w:shd w:fill="b6d7a8" w:val="clear"/>
        </w:rPr>
      </w:pPr>
      <w:r w:rsidDel="00000000" w:rsidR="00000000" w:rsidRPr="00000000">
        <w:rPr>
          <w:shd w:fill="b6d7a8" w:val="clear"/>
          <w:rtl w:val="0"/>
        </w:rPr>
        <w:t xml:space="preserve">A verifier is an organization or system formally onboarded to accept and validate verifiable credentials within their operational workflows.</w:t>
      </w:r>
    </w:p>
    <w:p w:rsidR="00000000" w:rsidDel="00000000" w:rsidP="00000000" w:rsidRDefault="00000000" w:rsidRPr="00000000" w14:paraId="0000009D">
      <w:pPr>
        <w:ind w:right="5.669291338583093"/>
        <w:rPr>
          <w:highlight w:val="cyan"/>
        </w:rPr>
      </w:pPr>
      <w:r w:rsidDel="00000000" w:rsidR="00000000" w:rsidRPr="00000000">
        <w:rPr>
          <w:rtl w:val="0"/>
        </w:rPr>
      </w:r>
    </w:p>
    <w:p w:rsidR="00000000" w:rsidDel="00000000" w:rsidP="00000000" w:rsidRDefault="00000000" w:rsidRPr="00000000" w14:paraId="0000009E">
      <w:pPr>
        <w:ind w:right="5.669291338583093"/>
        <w:rPr/>
      </w:pPr>
      <w:r w:rsidDel="00000000" w:rsidR="00000000" w:rsidRPr="00000000">
        <w:rPr>
          <w:b w:val="1"/>
          <w:bCs w:val="1"/>
          <w:color w:val="6564db"/>
          <w:rtl w:val="0"/>
        </w:rPr>
        <w:t xml:space="preserve">4.5 Service Provider Scope:</w:t>
      </w:r>
      <w:r w:rsidDel="00000000" w:rsidR="00000000" w:rsidRPr="00000000">
        <w:rPr>
          <w:rtl w:val="0"/>
        </w:rPr>
        <w:t xml:space="preserve"> The selected Service Provider (SP) is responsible for delivering a full suite of programmatic and technical activities as part of the DaaS rollout. The role goes beyond system integration and includes </w:t>
      </w:r>
      <w:r w:rsidDel="00000000" w:rsidR="00000000" w:rsidRPr="00000000">
        <w:rPr>
          <w:shd w:fill="b6d7a8" w:val="clear"/>
          <w:rtl w:val="0"/>
        </w:rPr>
        <w:t xml:space="preserve">the following</w:t>
      </w:r>
      <w:r w:rsidDel="00000000" w:rsidR="00000000" w:rsidRPr="00000000">
        <w:rPr>
          <w:rtl w:val="0"/>
        </w:rPr>
        <w:t xml:space="preserve"> four core programmatic objectives.</w:t>
      </w:r>
      <w:r w:rsidDel="00000000" w:rsidR="00000000" w:rsidRPr="00000000">
        <w:rPr>
          <w:shd w:fill="b6d7a8" w:val="clear"/>
          <w:rtl w:val="0"/>
        </w:rPr>
        <w:t xml:space="preserve"> Detailed of successful rollout criteria for these programmatic objectives appears in the xxx</w:t>
      </w:r>
      <w:r w:rsidDel="00000000" w:rsidR="00000000" w:rsidRPr="00000000">
        <w:rPr>
          <w:rtl w:val="0"/>
        </w:rPr>
      </w:r>
    </w:p>
    <w:p w:rsidR="00000000" w:rsidDel="00000000" w:rsidP="00000000" w:rsidRDefault="00000000" w:rsidRPr="00000000" w14:paraId="0000009F">
      <w:pPr>
        <w:numPr>
          <w:ilvl w:val="0"/>
          <w:numId w:val="47"/>
        </w:numPr>
        <w:spacing w:after="0" w:lineRule="auto"/>
        <w:ind w:left="720" w:right="5.669291338583093" w:hanging="360"/>
      </w:pPr>
      <w:r w:rsidDel="00000000" w:rsidR="00000000" w:rsidRPr="00000000">
        <w:rPr>
          <w:b w:val="1"/>
          <w:bCs w:val="1"/>
          <w:color w:val="666666"/>
          <w:rtl w:val="0"/>
        </w:rPr>
        <w:t xml:space="preserve">Launch the </w:t>
      </w:r>
      <w:r w:rsidDel="00000000" w:rsidR="00000000" w:rsidRPr="00000000">
        <w:rPr>
          <w:b w:val="1"/>
          <w:bCs w:val="1"/>
          <w:color w:val="666666"/>
          <w:highlight w:val="cyan"/>
          <w:rtl w:val="0"/>
        </w:rPr>
        <w:t xml:space="preserve">[name of the 1st VC infrastructure, eg; “dnid infrastructure”]</w:t>
      </w:r>
      <w:r w:rsidDel="00000000" w:rsidR="00000000" w:rsidRPr="00000000">
        <w:rPr>
          <w:b w:val="1"/>
          <w:bCs w:val="1"/>
          <w:color w:val="666666"/>
          <w:rtl w:val="0"/>
        </w:rPr>
        <w:t xml:space="preserve"> and meet all rollout requirements</w:t>
      </w:r>
      <w:r w:rsidDel="00000000" w:rsidR="00000000" w:rsidRPr="00000000">
        <w:rPr>
          <w:color w:val="666666"/>
          <w:rtl w:val="0"/>
        </w:rPr>
        <w:t xml:space="preserve">:</w:t>
      </w:r>
      <w:r w:rsidDel="00000000" w:rsidR="00000000" w:rsidRPr="00000000">
        <w:rPr>
          <w:rtl w:val="0"/>
        </w:rPr>
        <w:t xml:space="preserve"> Deploy the credentialing infrastructure with full functionality (issuance, storage, verification), including if relevant, delegated access for legal guardians and inclusive display formats. This also includes making necessary adaptations to the product, such as translation into local languages and UX improvements to ensure accessibility for all user groups.</w:t>
      </w:r>
    </w:p>
    <w:p w:rsidR="00000000" w:rsidDel="00000000" w:rsidP="00000000" w:rsidRDefault="00000000" w:rsidRPr="00000000" w14:paraId="000000A0">
      <w:pPr>
        <w:numPr>
          <w:ilvl w:val="0"/>
          <w:numId w:val="47"/>
        </w:numPr>
        <w:spacing w:after="0" w:lineRule="auto"/>
        <w:ind w:left="720" w:right="5.669291338583093" w:hanging="360"/>
      </w:pPr>
      <w:r w:rsidDel="00000000" w:rsidR="00000000" w:rsidRPr="00000000">
        <w:rPr>
          <w:b w:val="1"/>
          <w:bCs w:val="1"/>
          <w:color w:val="666666"/>
          <w:rtl w:val="0"/>
        </w:rPr>
        <w:t xml:space="preserve">Support DPI owner in driving end-user adoption and engagement:</w:t>
      </w:r>
      <w:r w:rsidDel="00000000" w:rsidR="00000000" w:rsidRPr="00000000">
        <w:rPr>
          <w:rtl w:val="0"/>
        </w:rPr>
        <w:t xml:space="preserve"> Co-develop an outreach strategy with the government to raise awareness and adoption, delivering inclusive communication materials. The government leads implementation; the SP supports strategy and content design.</w:t>
      </w:r>
    </w:p>
    <w:p w:rsidR="00000000" w:rsidDel="00000000" w:rsidP="00000000" w:rsidRDefault="00000000" w:rsidRPr="00000000" w14:paraId="000000A1">
      <w:pPr>
        <w:numPr>
          <w:ilvl w:val="0"/>
          <w:numId w:val="47"/>
        </w:numPr>
        <w:spacing w:after="0" w:lineRule="auto"/>
        <w:ind w:left="720" w:right="5.669291338583093" w:hanging="360"/>
      </w:pPr>
      <w:r w:rsidDel="00000000" w:rsidR="00000000" w:rsidRPr="00000000">
        <w:rPr>
          <w:b w:val="1"/>
          <w:bCs w:val="1"/>
          <w:color w:val="666666"/>
          <w:rtl w:val="0"/>
        </w:rPr>
        <w:t xml:space="preserve">Enable ecosystem expansion and government capacity:</w:t>
      </w:r>
      <w:r w:rsidDel="00000000" w:rsidR="00000000" w:rsidRPr="00000000">
        <w:rPr>
          <w:rtl w:val="0"/>
        </w:rPr>
        <w:t xml:space="preserve"> Onboard new issuers and verifiers from both public and private sectors, while capacitating [name of DPI owner and/or relevant DPI owner supporter/s] to independently manage future onboarding, including through self-service toolkits.</w:t>
      </w:r>
    </w:p>
    <w:p w:rsidR="00000000" w:rsidDel="00000000" w:rsidP="00000000" w:rsidRDefault="00000000" w:rsidRPr="00000000" w14:paraId="000000A2">
      <w:pPr>
        <w:numPr>
          <w:ilvl w:val="0"/>
          <w:numId w:val="47"/>
        </w:numPr>
        <w:spacing w:after="0" w:lineRule="auto"/>
        <w:ind w:left="720" w:right="5.669291338583093" w:hanging="360"/>
      </w:pPr>
      <w:r w:rsidDel="00000000" w:rsidR="00000000" w:rsidRPr="00000000">
        <w:rPr>
          <w:b w:val="1"/>
          <w:bCs w:val="1"/>
          <w:color w:val="666666"/>
          <w:rtl w:val="0"/>
        </w:rPr>
        <w:t xml:space="preserve">Establish institutional sustainability and policy alignment:</w:t>
      </w:r>
      <w:r w:rsidDel="00000000" w:rsidR="00000000" w:rsidRPr="00000000">
        <w:rPr>
          <w:rtl w:val="0"/>
        </w:rPr>
        <w:t xml:space="preserve"> Deliver a business and operational plan (including cost recovery models), finalize SOPs, and align the sustainability model with national budgets or multilateral loan operations. Support the creation of a national policy on user-centric credentialing.</w:t>
      </w:r>
    </w:p>
    <w:p w:rsidR="00000000" w:rsidDel="00000000" w:rsidP="00000000" w:rsidRDefault="00000000" w:rsidRPr="00000000" w14:paraId="000000A3">
      <w:pPr>
        <w:spacing w:after="0" w:lineRule="auto"/>
        <w:ind w:right="585.4724409448835"/>
        <w:rPr/>
      </w:pPr>
      <w:r w:rsidDel="00000000" w:rsidR="00000000" w:rsidRPr="00000000">
        <w:rPr>
          <w:rtl w:val="0"/>
        </w:rPr>
      </w:r>
    </w:p>
    <w:p w:rsidR="00000000" w:rsidDel="00000000" w:rsidP="00000000" w:rsidRDefault="00000000" w:rsidRPr="00000000" w14:paraId="000000A4">
      <w:pPr>
        <w:ind w:right="585.4724409448835"/>
        <w:rPr>
          <w:color w:val="6564db"/>
        </w:rPr>
      </w:pPr>
      <w:r w:rsidDel="00000000" w:rsidR="00000000" w:rsidRPr="00000000">
        <w:rPr>
          <w:b w:val="1"/>
          <w:bCs w:val="1"/>
          <w:color w:val="6564db"/>
          <w:rtl w:val="0"/>
        </w:rPr>
        <w:t xml:space="preserve">4.6 Pricing</w:t>
      </w:r>
      <w:r w:rsidDel="00000000" w:rsidR="00000000" w:rsidRPr="00000000">
        <w:rPr>
          <w:color w:val="6564db"/>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This scope includes confirmed and potential use cases. Vendors are requested to submit a base quote that covers the </w:t>
      </w:r>
      <w:r w:rsidDel="00000000" w:rsidR="00000000" w:rsidRPr="00000000">
        <w:rPr>
          <w:highlight w:val="cyan"/>
          <w:rtl w:val="0"/>
        </w:rPr>
        <w:t xml:space="preserve">two confirmed use cases </w:t>
      </w:r>
      <w:r w:rsidDel="00000000" w:rsidR="00000000" w:rsidRPr="00000000">
        <w:rPr>
          <w:b w:val="1"/>
          <w:bCs w:val="1"/>
          <w:highlight w:val="cyan"/>
          <w:rtl w:val="0"/>
        </w:rPr>
        <w:t xml:space="preserve">and </w:t>
      </w:r>
      <w:r w:rsidDel="00000000" w:rsidR="00000000" w:rsidRPr="00000000">
        <w:rPr>
          <w:highlight w:val="cyan"/>
          <w:rtl w:val="0"/>
        </w:rPr>
        <w:t xml:space="preserve">a bonus quote per additional use case, issuer, or verifier onboarded</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The confirmed use cases include:</w:t>
      </w:r>
    </w:p>
    <w:p w:rsidR="00000000" w:rsidDel="00000000" w:rsidP="00000000" w:rsidRDefault="00000000" w:rsidRPr="00000000" w14:paraId="000000A7">
      <w:pPr>
        <w:numPr>
          <w:ilvl w:val="0"/>
          <w:numId w:val="5"/>
        </w:numPr>
        <w:spacing w:after="0" w:lineRule="auto"/>
        <w:ind w:left="425.19685039370086" w:hanging="360"/>
        <w:jc w:val="left"/>
        <w:rPr>
          <w:highlight w:val="cyan"/>
        </w:rPr>
      </w:pPr>
      <w:r w:rsidDel="00000000" w:rsidR="00000000" w:rsidRPr="00000000">
        <w:rPr>
          <w:highlight w:val="cyan"/>
          <w:rtl w:val="0"/>
        </w:rPr>
        <w:t xml:space="preserve">[Name of selected 1st use case]</w:t>
      </w:r>
    </w:p>
    <w:p w:rsidR="00000000" w:rsidDel="00000000" w:rsidP="00000000" w:rsidRDefault="00000000" w:rsidRPr="00000000" w14:paraId="000000A8">
      <w:pPr>
        <w:numPr>
          <w:ilvl w:val="1"/>
          <w:numId w:val="18"/>
        </w:numPr>
        <w:spacing w:after="0" w:lineRule="auto"/>
        <w:ind w:left="850.3937007874017" w:hanging="360"/>
        <w:jc w:val="left"/>
        <w:rPr>
          <w:highlight w:val="cyan"/>
        </w:rPr>
      </w:pPr>
      <w:r w:rsidDel="00000000" w:rsidR="00000000" w:rsidRPr="00000000">
        <w:rPr>
          <w:highlight w:val="cyan"/>
          <w:rtl w:val="0"/>
        </w:rPr>
        <w:t xml:space="preserve">[Number and name of Issuer/s]</w:t>
      </w:r>
    </w:p>
    <w:p w:rsidR="00000000" w:rsidDel="00000000" w:rsidP="00000000" w:rsidRDefault="00000000" w:rsidRPr="00000000" w14:paraId="000000A9">
      <w:pPr>
        <w:numPr>
          <w:ilvl w:val="1"/>
          <w:numId w:val="18"/>
        </w:numPr>
        <w:spacing w:after="0" w:lineRule="auto"/>
        <w:ind w:left="850.3937007874017" w:hanging="360"/>
        <w:jc w:val="left"/>
        <w:rPr>
          <w:highlight w:val="cyan"/>
        </w:rPr>
      </w:pPr>
      <w:r w:rsidDel="00000000" w:rsidR="00000000" w:rsidRPr="00000000">
        <w:rPr>
          <w:highlight w:val="cyan"/>
          <w:rtl w:val="0"/>
        </w:rPr>
        <w:t xml:space="preserve">[Number and name of credential types] </w:t>
      </w:r>
      <w:r w:rsidDel="00000000" w:rsidR="00000000" w:rsidRPr="00000000">
        <w:rPr>
          <w:i w:val="1"/>
          <w:iCs w:val="1"/>
          <w:highlight w:val="cyan"/>
          <w:rtl w:val="0"/>
        </w:rPr>
        <w:t xml:space="preserve">(including delegated access for legal guardians in the case of underaged)</w:t>
      </w:r>
      <w:r w:rsidDel="00000000" w:rsidR="00000000" w:rsidRPr="00000000">
        <w:rPr>
          <w:rtl w:val="0"/>
        </w:rPr>
      </w:r>
    </w:p>
    <w:p w:rsidR="00000000" w:rsidDel="00000000" w:rsidP="00000000" w:rsidRDefault="00000000" w:rsidRPr="00000000" w14:paraId="000000AA">
      <w:pPr>
        <w:numPr>
          <w:ilvl w:val="1"/>
          <w:numId w:val="18"/>
        </w:numPr>
        <w:spacing w:after="0" w:lineRule="auto"/>
        <w:ind w:left="850.3937007874017" w:hanging="360"/>
        <w:jc w:val="left"/>
      </w:pPr>
      <w:r w:rsidDel="00000000" w:rsidR="00000000" w:rsidRPr="00000000">
        <w:rPr>
          <w:highlight w:val="cyan"/>
          <w:rtl w:val="0"/>
        </w:rPr>
        <w:t xml:space="preserve">[Number and name of Accepting Parties/ Verifiers</w:t>
      </w:r>
      <w:r w:rsidDel="00000000" w:rsidR="00000000" w:rsidRPr="00000000">
        <w:rPr>
          <w:highlight w:val="cyan"/>
          <w:vertAlign w:val="superscript"/>
        </w:rPr>
        <w:footnoteReference w:customMarkFollows="0" w:id="0"/>
      </w:r>
      <w:r w:rsidDel="00000000" w:rsidR="00000000" w:rsidRPr="00000000">
        <w:rPr>
          <w:highlight w:val="cyan"/>
          <w:rtl w:val="0"/>
        </w:rPr>
        <w:t xml:space="preserve">]</w:t>
      </w:r>
      <w:r w:rsidDel="00000000" w:rsidR="00000000" w:rsidRPr="00000000">
        <w:rPr>
          <w:rtl w:val="0"/>
        </w:rPr>
        <w:t xml:space="preserve"> </w:t>
      </w:r>
    </w:p>
    <w:p w:rsidR="00000000" w:rsidDel="00000000" w:rsidP="00000000" w:rsidRDefault="00000000" w:rsidRPr="00000000" w14:paraId="000000AB">
      <w:pPr>
        <w:numPr>
          <w:ilvl w:val="1"/>
          <w:numId w:val="18"/>
        </w:numPr>
        <w:spacing w:after="0" w:lineRule="auto"/>
        <w:ind w:left="850.3937007874017" w:hanging="360"/>
        <w:jc w:val="left"/>
      </w:pPr>
      <w:r w:rsidDel="00000000" w:rsidR="00000000" w:rsidRPr="00000000">
        <w:rPr>
          <w:highlight w:val="cyan"/>
          <w:rtl w:val="0"/>
        </w:rPr>
        <w:t xml:space="preserve">Target population: [Describe the approximate target population of the use cases]</w:t>
      </w:r>
      <w:r w:rsidDel="00000000" w:rsidR="00000000" w:rsidRPr="00000000">
        <w:rPr>
          <w:rtl w:val="0"/>
        </w:rPr>
      </w:r>
    </w:p>
    <w:p w:rsidR="00000000" w:rsidDel="00000000" w:rsidP="00000000" w:rsidRDefault="00000000" w:rsidRPr="00000000" w14:paraId="000000AC">
      <w:pPr>
        <w:spacing w:after="0" w:lineRule="auto"/>
        <w:ind w:left="1440" w:firstLine="0"/>
        <w:jc w:val="left"/>
        <w:rPr/>
      </w:pPr>
      <w:r w:rsidDel="00000000" w:rsidR="00000000" w:rsidRPr="00000000">
        <w:rPr>
          <w:rtl w:val="0"/>
        </w:rPr>
      </w:r>
    </w:p>
    <w:p w:rsidR="00000000" w:rsidDel="00000000" w:rsidP="00000000" w:rsidRDefault="00000000" w:rsidRPr="00000000" w14:paraId="000000AD">
      <w:pPr>
        <w:numPr>
          <w:ilvl w:val="0"/>
          <w:numId w:val="5"/>
        </w:numPr>
        <w:spacing w:after="0" w:lineRule="auto"/>
        <w:ind w:left="425.19685039370086" w:hanging="360"/>
        <w:jc w:val="left"/>
        <w:rPr>
          <w:highlight w:val="cyan"/>
        </w:rPr>
      </w:pPr>
      <w:r w:rsidDel="00000000" w:rsidR="00000000" w:rsidRPr="00000000">
        <w:rPr>
          <w:highlight w:val="cyan"/>
          <w:rtl w:val="0"/>
        </w:rPr>
        <w:t xml:space="preserve">[Name of selected 2nd use case]</w:t>
      </w:r>
    </w:p>
    <w:p w:rsidR="00000000" w:rsidDel="00000000" w:rsidP="00000000" w:rsidRDefault="00000000" w:rsidRPr="00000000" w14:paraId="000000AE">
      <w:pPr>
        <w:numPr>
          <w:ilvl w:val="0"/>
          <w:numId w:val="43"/>
        </w:numPr>
        <w:spacing w:after="0" w:lineRule="auto"/>
        <w:ind w:left="850.3937007874017" w:hanging="360"/>
        <w:jc w:val="left"/>
        <w:rPr>
          <w:highlight w:val="cyan"/>
        </w:rPr>
      </w:pPr>
      <w:r w:rsidDel="00000000" w:rsidR="00000000" w:rsidRPr="00000000">
        <w:rPr>
          <w:highlight w:val="cyan"/>
          <w:rtl w:val="0"/>
        </w:rPr>
        <w:t xml:space="preserve">[Number and name of Issuer/s]</w:t>
      </w:r>
    </w:p>
    <w:p w:rsidR="00000000" w:rsidDel="00000000" w:rsidP="00000000" w:rsidRDefault="00000000" w:rsidRPr="00000000" w14:paraId="000000AF">
      <w:pPr>
        <w:numPr>
          <w:ilvl w:val="0"/>
          <w:numId w:val="43"/>
        </w:numPr>
        <w:spacing w:after="0" w:lineRule="auto"/>
        <w:ind w:left="850.3937007874017" w:hanging="360"/>
        <w:jc w:val="left"/>
        <w:rPr>
          <w:highlight w:val="cyan"/>
        </w:rPr>
      </w:pPr>
      <w:r w:rsidDel="00000000" w:rsidR="00000000" w:rsidRPr="00000000">
        <w:rPr>
          <w:highlight w:val="cyan"/>
          <w:rtl w:val="0"/>
        </w:rPr>
        <w:t xml:space="preserve">[Number and name of credential types] </w:t>
      </w:r>
      <w:r w:rsidDel="00000000" w:rsidR="00000000" w:rsidRPr="00000000">
        <w:rPr>
          <w:i w:val="1"/>
          <w:iCs w:val="1"/>
          <w:highlight w:val="cyan"/>
          <w:rtl w:val="0"/>
        </w:rPr>
        <w:t xml:space="preserve">(including delegated access for legal guardians in the case of underaged)</w:t>
      </w:r>
      <w:r w:rsidDel="00000000" w:rsidR="00000000" w:rsidRPr="00000000">
        <w:rPr>
          <w:rtl w:val="0"/>
        </w:rPr>
      </w:r>
    </w:p>
    <w:p w:rsidR="00000000" w:rsidDel="00000000" w:rsidP="00000000" w:rsidRDefault="00000000" w:rsidRPr="00000000" w14:paraId="000000B0">
      <w:pPr>
        <w:numPr>
          <w:ilvl w:val="0"/>
          <w:numId w:val="43"/>
        </w:numPr>
        <w:spacing w:after="0" w:lineRule="auto"/>
        <w:ind w:left="850.3937007874017" w:hanging="360"/>
        <w:jc w:val="left"/>
        <w:rPr>
          <w:u w:val="none"/>
        </w:rPr>
      </w:pPr>
      <w:r w:rsidDel="00000000" w:rsidR="00000000" w:rsidRPr="00000000">
        <w:rPr>
          <w:highlight w:val="cyan"/>
          <w:rtl w:val="0"/>
        </w:rPr>
        <w:t xml:space="preserve">[Number and name of Accepting Parties/ Verifiers]</w:t>
      </w:r>
      <w:r w:rsidDel="00000000" w:rsidR="00000000" w:rsidRPr="00000000">
        <w:rPr>
          <w:rtl w:val="0"/>
        </w:rPr>
        <w:t xml:space="preserve"> </w:t>
      </w:r>
    </w:p>
    <w:p w:rsidR="00000000" w:rsidDel="00000000" w:rsidP="00000000" w:rsidRDefault="00000000" w:rsidRPr="00000000" w14:paraId="000000B1">
      <w:pPr>
        <w:numPr>
          <w:ilvl w:val="0"/>
          <w:numId w:val="43"/>
        </w:numPr>
        <w:spacing w:after="0" w:lineRule="auto"/>
        <w:ind w:left="850.3937007874017" w:hanging="360"/>
        <w:jc w:val="left"/>
        <w:rPr>
          <w:u w:val="none"/>
        </w:rPr>
      </w:pPr>
      <w:r w:rsidDel="00000000" w:rsidR="00000000" w:rsidRPr="00000000">
        <w:rPr>
          <w:highlight w:val="cyan"/>
          <w:rtl w:val="0"/>
        </w:rPr>
        <w:t xml:space="preserve">Target population: [Describe the approximate target population of the use cases]</w:t>
      </w:r>
      <w:r w:rsidDel="00000000" w:rsidR="00000000" w:rsidRPr="00000000">
        <w:rPr>
          <w:rtl w:val="0"/>
        </w:rPr>
      </w:r>
    </w:p>
    <w:p w:rsidR="00000000" w:rsidDel="00000000" w:rsidP="00000000" w:rsidRDefault="00000000" w:rsidRPr="00000000" w14:paraId="000000B2">
      <w:pPr>
        <w:spacing w:after="0" w:lineRule="auto"/>
        <w:jc w:val="left"/>
        <w:rPr>
          <w:i w:val="1"/>
          <w:iCs w:val="1"/>
        </w:rPr>
      </w:pPr>
      <w:r w:rsidDel="00000000" w:rsidR="00000000" w:rsidRPr="00000000">
        <w:rPr>
          <w:rtl w:val="0"/>
        </w:rPr>
      </w:r>
    </w:p>
    <w:p w:rsidR="00000000" w:rsidDel="00000000" w:rsidP="00000000" w:rsidRDefault="00000000" w:rsidRPr="00000000" w14:paraId="000000B3">
      <w:pPr>
        <w:spacing w:after="0" w:lineRule="auto"/>
        <w:jc w:val="left"/>
        <w:rPr/>
      </w:pPr>
      <w:r w:rsidDel="00000000" w:rsidR="00000000" w:rsidRPr="00000000">
        <w:rPr>
          <w:rtl w:val="0"/>
        </w:rPr>
      </w:r>
    </w:p>
    <w:p w:rsidR="00000000" w:rsidDel="00000000" w:rsidP="00000000" w:rsidRDefault="00000000" w:rsidRPr="00000000" w14:paraId="000000B4">
      <w:pPr>
        <w:ind w:right="585.4724409448835"/>
        <w:rPr>
          <w:b w:val="1"/>
          <w:bCs w:val="1"/>
          <w:color w:val="6564db"/>
          <w:highlight w:val="cyan"/>
        </w:rPr>
      </w:pPr>
      <w:r w:rsidDel="00000000" w:rsidR="00000000" w:rsidRPr="00000000">
        <w:rPr>
          <w:b w:val="1"/>
          <w:bCs w:val="1"/>
          <w:color w:val="6564db"/>
          <w:highlight w:val="cyan"/>
          <w:rtl w:val="0"/>
        </w:rPr>
        <w:t xml:space="preserve">4.7 Additional use cases</w:t>
      </w:r>
    </w:p>
    <w:p w:rsidR="00000000" w:rsidDel="00000000" w:rsidP="00000000" w:rsidRDefault="00000000" w:rsidRPr="00000000" w14:paraId="000000B5">
      <w:pPr>
        <w:ind w:right="585.4724409448835"/>
        <w:rPr/>
      </w:pPr>
      <w:r w:rsidDel="00000000" w:rsidR="00000000" w:rsidRPr="00000000">
        <w:rPr>
          <w:rtl w:val="0"/>
        </w:rPr>
        <w:t xml:space="preserve">The DPI owner</w:t>
      </w:r>
      <w:r w:rsidDel="00000000" w:rsidR="00000000" w:rsidRPr="00000000">
        <w:rPr>
          <w:rtl w:val="0"/>
        </w:rPr>
        <w:t xml:space="preserve"> </w:t>
      </w:r>
      <w:r w:rsidDel="00000000" w:rsidR="00000000" w:rsidRPr="00000000">
        <w:rPr>
          <w:rtl w:val="0"/>
        </w:rPr>
        <w:t xml:space="preserve">is actively exploring opportunities to expand the use of the Verifiable Credentialing Infrastructure beyond the initial credentials. This includes both new issuers (to generate additional credentials) and new acceptors (to enable broader adoption of the [name of the credential type]). These use cases are not yet confirmed and </w:t>
      </w:r>
      <w:r w:rsidDel="00000000" w:rsidR="00000000" w:rsidRPr="00000000">
        <w:rPr>
          <w:b w:val="1"/>
          <w:bCs w:val="1"/>
          <w:rtl w:val="0"/>
        </w:rPr>
        <w:t xml:space="preserve">should be scoped and quoted separately by the Service Provider</w:t>
      </w:r>
      <w:r w:rsidDel="00000000" w:rsidR="00000000" w:rsidRPr="00000000">
        <w:rPr>
          <w:rtl w:val="0"/>
        </w:rPr>
        <w:t xml:space="preserve">. Below is a </w:t>
      </w:r>
      <w:r w:rsidDel="00000000" w:rsidR="00000000" w:rsidRPr="00000000">
        <w:rPr>
          <w:b w:val="1"/>
          <w:bCs w:val="1"/>
          <w:rtl w:val="0"/>
        </w:rPr>
        <w:t xml:space="preserve">reference </w:t>
      </w:r>
      <w:r w:rsidDel="00000000" w:rsidR="00000000" w:rsidRPr="00000000">
        <w:rPr>
          <w:rtl w:val="0"/>
        </w:rPr>
        <w:t xml:space="preserve">list of priority opportunities under consideration:</w:t>
      </w:r>
    </w:p>
    <w:p w:rsidR="00000000" w:rsidDel="00000000" w:rsidP="00000000" w:rsidRDefault="00000000" w:rsidRPr="00000000" w14:paraId="000000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highlight w:val="cyan"/>
        </w:rPr>
      </w:pPr>
      <w:r w:rsidDel="00000000" w:rsidR="00000000" w:rsidRPr="00000000">
        <w:rPr>
          <w:highlight w:val="cyan"/>
          <w:rtl w:val="0"/>
        </w:rPr>
        <w:t xml:space="preserve">[Name of credential type]</w:t>
      </w:r>
    </w:p>
    <w:p w:rsidR="00000000" w:rsidDel="00000000" w:rsidP="00000000" w:rsidRDefault="00000000" w:rsidRPr="00000000" w14:paraId="000000B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highlight w:val="cyan"/>
        </w:rPr>
      </w:pPr>
      <w:r w:rsidDel="00000000" w:rsidR="00000000" w:rsidRPr="00000000">
        <w:rPr>
          <w:highlight w:val="cyan"/>
          <w:rtl w:val="0"/>
        </w:rPr>
        <w:t xml:space="preserve">Issuer: [The name of issuer]</w:t>
      </w:r>
    </w:p>
    <w:p w:rsidR="00000000" w:rsidDel="00000000" w:rsidP="00000000" w:rsidRDefault="00000000" w:rsidRPr="00000000" w14:paraId="000000B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highlight w:val="cyan"/>
        </w:rPr>
      </w:pPr>
      <w:r w:rsidDel="00000000" w:rsidR="00000000" w:rsidRPr="00000000">
        <w:rPr>
          <w:highlight w:val="cyan"/>
          <w:rtl w:val="0"/>
        </w:rPr>
        <w:t xml:space="preserve">Verifier [The name of verifier/s]</w:t>
      </w:r>
    </w:p>
    <w:p w:rsidR="00000000" w:rsidDel="00000000" w:rsidP="00000000" w:rsidRDefault="00000000" w:rsidRPr="00000000" w14:paraId="000000B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highlight w:val="cyan"/>
        </w:rPr>
      </w:pPr>
      <w:r w:rsidDel="00000000" w:rsidR="00000000" w:rsidRPr="00000000">
        <w:rPr>
          <w:highlight w:val="cyan"/>
          <w:rtl w:val="0"/>
        </w:rPr>
        <w:t xml:space="preserve">Current challenges: [Describe  briefly the problem statement].</w:t>
      </w:r>
    </w:p>
    <w:p w:rsidR="00000000" w:rsidDel="00000000" w:rsidP="00000000" w:rsidRDefault="00000000" w:rsidRPr="00000000" w14:paraId="000000B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highlight w:val="cyan"/>
        </w:rPr>
      </w:pPr>
      <w:r w:rsidDel="00000000" w:rsidR="00000000" w:rsidRPr="00000000">
        <w:rPr>
          <w:highlight w:val="cyan"/>
          <w:rtl w:val="0"/>
        </w:rPr>
        <w:t xml:space="preserve">Use cases: [Describe the use cases]</w:t>
      </w:r>
    </w:p>
    <w:p w:rsidR="00000000" w:rsidDel="00000000" w:rsidP="00000000" w:rsidRDefault="00000000" w:rsidRPr="00000000" w14:paraId="000000B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highlight w:val="cyan"/>
        </w:rPr>
      </w:pPr>
      <w:r w:rsidDel="00000000" w:rsidR="00000000" w:rsidRPr="00000000">
        <w:rPr>
          <w:highlight w:val="cyan"/>
          <w:rtl w:val="0"/>
        </w:rPr>
        <w:t xml:space="preserve">Target population: [Describe the approximate target population of the use cases]</w:t>
      </w:r>
    </w:p>
    <w:p w:rsidR="00000000" w:rsidDel="00000000" w:rsidP="00000000" w:rsidRDefault="00000000" w:rsidRPr="00000000" w14:paraId="000000B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highlight w:val="cyan"/>
        </w:rPr>
      </w:pPr>
      <w:r w:rsidDel="00000000" w:rsidR="00000000" w:rsidRPr="00000000">
        <w:rPr>
          <w:highlight w:val="cyan"/>
          <w:rtl w:val="0"/>
        </w:rPr>
        <w:t xml:space="preserve">Same as above if there is more than 1</w:t>
      </w:r>
    </w:p>
    <w:p w:rsidR="00000000" w:rsidDel="00000000" w:rsidP="00000000" w:rsidRDefault="00000000" w:rsidRPr="00000000" w14:paraId="000000B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highlight w:val="cyan"/>
        </w:rPr>
      </w:pPr>
      <w:r w:rsidDel="00000000" w:rsidR="00000000" w:rsidRPr="00000000">
        <w:rPr>
          <w:highlight w:val="cyan"/>
          <w:rtl w:val="0"/>
        </w:rPr>
        <w:t xml:space="preserve">Same as above if there is more than 2</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both"/>
        <w:rPr/>
      </w:pPr>
      <w:bookmarkStart w:colFirst="0" w:colLast="0" w:name="_2ye7vumz20w0" w:id="14"/>
      <w:bookmarkEnd w:id="14"/>
      <w:r w:rsidDel="00000000" w:rsidR="00000000" w:rsidRPr="00000000">
        <w:rPr>
          <w:rtl w:val="0"/>
        </w:rPr>
        <w:t xml:space="preserve">5. COUNTRY CONTEXT</w:t>
      </w:r>
    </w:p>
    <w:p w:rsidR="00000000" w:rsidDel="00000000" w:rsidP="00000000" w:rsidRDefault="00000000" w:rsidRPr="00000000" w14:paraId="000000C0">
      <w:pPr>
        <w:pStyle w:val="Heading2"/>
        <w:ind w:left="0" w:firstLine="0"/>
        <w:rPr>
          <w:b w:val="1"/>
          <w:bCs w:val="1"/>
          <w:color w:val="666666"/>
          <w:highlight w:val="cyan"/>
        </w:rPr>
      </w:pPr>
      <w:bookmarkStart w:colFirst="0" w:colLast="0" w:name="_fgpqjsbyzql" w:id="15"/>
      <w:bookmarkEnd w:id="15"/>
      <w:r w:rsidDel="00000000" w:rsidR="00000000" w:rsidRPr="00000000">
        <w:rPr>
          <w:highlight w:val="cyan"/>
          <w:rtl w:val="0"/>
        </w:rPr>
        <w:t xml:space="preserve">5.1 Introduction to the Country Context, its </w:t>
      </w:r>
      <w:r w:rsidDel="00000000" w:rsidR="00000000" w:rsidRPr="00000000">
        <w:rPr>
          <w:highlight w:val="cyan"/>
          <w:rtl w:val="0"/>
        </w:rPr>
        <w:t xml:space="preserve">Digital Transformation Journey and its Vision for a Digital Wallet of Verifiable Credentials in </w:t>
      </w:r>
      <w:r w:rsidDel="00000000" w:rsidR="00000000" w:rsidRPr="00000000">
        <w:rPr>
          <w:highlight w:val="cyan"/>
          <w:rtl w:val="0"/>
        </w:rPr>
        <w:t xml:space="preserve">[Country Name]</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Example:</w:t>
      </w:r>
      <w:r w:rsidDel="00000000" w:rsidR="00000000" w:rsidRPr="00000000">
        <w:rPr>
          <w:rtl w:val="0"/>
        </w:rPr>
        <w:t xml:space="preserve"> The Ministry for Digital Transformation envisions a verifiable credentials (VC) ecosystem integrated into a national digital identity app, where citizens can securely access and share essential documentation, such as identity documents, certificates, and qualifications. This initiative builds on years of investment in digital public infrastructure to enhance accessibility, transparency, and efficiency in service delivery.</w:t>
      </w:r>
    </w:p>
    <w:p w:rsidR="00000000" w:rsidDel="00000000" w:rsidP="00000000" w:rsidRDefault="00000000" w:rsidRPr="00000000" w14:paraId="000000C2">
      <w:pPr>
        <w:rPr/>
      </w:pPr>
      <w:r w:rsidDel="00000000" w:rsidR="00000000" w:rsidRPr="00000000">
        <w:rPr>
          <w:rtl w:val="0"/>
        </w:rPr>
        <w:t xml:space="preserve">The VC system will streamline processes by reducing dependence on paper documents, minimizing delays, fraud, and administrative costs. Designed with citizen control in mind, it allows users to manage and share their data securely. The Ministry aims for a scalable, interoperable system that aligns with global standards, enabling cross-sector trust and integration. This foundation supports a broader vision where digital credentials expand across sectors, from finance and education to healthcare, fostering a secure, inclusive digital ecosystem. By prioritizing interoperability, security, and inclusivity, the Ministry’s VC ecosystem will empower users, reduce bureaucratic barriers, and advance economic growth through more efficient digital interactions.</w:t>
      </w:r>
      <w:r w:rsidDel="00000000" w:rsidR="00000000" w:rsidRPr="00000000">
        <w:rPr>
          <w:rtl w:val="0"/>
        </w:rPr>
      </w:r>
    </w:p>
    <w:p w:rsidR="00000000" w:rsidDel="00000000" w:rsidP="00000000" w:rsidRDefault="00000000" w:rsidRPr="00000000" w14:paraId="000000C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hd w:fill="ffd966" w:val="clear"/>
        </w:rPr>
      </w:pPr>
      <w:bookmarkStart w:colFirst="0" w:colLast="0" w:name="_7k8m1aivgb6r" w:id="16"/>
      <w:bookmarkEnd w:id="16"/>
      <w:r w:rsidDel="00000000" w:rsidR="00000000" w:rsidRPr="00000000">
        <w:rPr>
          <w:rtl w:val="0"/>
        </w:rPr>
      </w:r>
    </w:p>
    <w:p w:rsidR="00000000" w:rsidDel="00000000" w:rsidP="00000000" w:rsidRDefault="00000000" w:rsidRPr="00000000" w14:paraId="000000C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highlight w:val="cyan"/>
        </w:rPr>
      </w:pPr>
      <w:bookmarkStart w:colFirst="0" w:colLast="0" w:name="_pn0oy47la5d" w:id="17"/>
      <w:bookmarkEnd w:id="17"/>
      <w:r w:rsidDel="00000000" w:rsidR="00000000" w:rsidRPr="00000000">
        <w:rPr>
          <w:highlight w:val="cyan"/>
          <w:rtl w:val="0"/>
        </w:rPr>
        <w:t xml:space="preserve">5</w:t>
      </w:r>
      <w:r w:rsidDel="00000000" w:rsidR="00000000" w:rsidRPr="00000000">
        <w:rPr>
          <w:highlight w:val="cyan"/>
          <w:rtl w:val="0"/>
        </w:rPr>
        <w:t xml:space="preserve">.2 </w:t>
      </w:r>
      <w:r w:rsidDel="00000000" w:rsidR="00000000" w:rsidRPr="00000000">
        <w:rPr>
          <w:sz w:val="24"/>
          <w:szCs w:val="24"/>
          <w:highlight w:val="cyan"/>
          <w:rtl w:val="0"/>
        </w:rPr>
        <w:t xml:space="preserve">First Use Case: Why [</w:t>
      </w:r>
      <w:r w:rsidDel="00000000" w:rsidR="00000000" w:rsidRPr="00000000">
        <w:rPr>
          <w:highlight w:val="cyan"/>
          <w:rtl w:val="0"/>
        </w:rPr>
        <w:t xml:space="preserve">Use case]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i w:val="1"/>
          <w:iCs w:val="1"/>
          <w:color w:val="999999"/>
        </w:rPr>
      </w:pPr>
      <w:r w:rsidDel="00000000" w:rsidR="00000000" w:rsidRPr="00000000">
        <w:rPr>
          <w:b w:val="1"/>
          <w:bCs w:val="1"/>
          <w:i w:val="1"/>
          <w:iCs w:val="1"/>
          <w:color w:val="999999"/>
          <w:rtl w:val="0"/>
        </w:rPr>
        <w:t xml:space="preserve">Instructions</w:t>
      </w:r>
      <w:r w:rsidDel="00000000" w:rsidR="00000000" w:rsidRPr="00000000">
        <w:rPr>
          <w:i w:val="1"/>
          <w:iCs w:val="1"/>
          <w:color w:val="999999"/>
          <w:rtl w:val="0"/>
        </w:rPr>
        <w:t xml:space="preserve">: At the minimum, this section should include the following details:</w:t>
      </w:r>
    </w:p>
    <w:p w:rsidR="00000000" w:rsidDel="00000000" w:rsidP="00000000" w:rsidRDefault="00000000" w:rsidRPr="00000000" w14:paraId="000000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i w:val="1"/>
          <w:iCs w:val="1"/>
          <w:color w:val="999999"/>
        </w:rPr>
      </w:pPr>
      <w:r w:rsidDel="00000000" w:rsidR="00000000" w:rsidRPr="00000000">
        <w:rPr>
          <w:i w:val="1"/>
          <w:iCs w:val="1"/>
          <w:color w:val="999999"/>
          <w:rtl w:val="0"/>
        </w:rPr>
        <w:t xml:space="preserve">Specify the sector (eg: national ID or land registry or health or education)</w:t>
      </w:r>
    </w:p>
    <w:p w:rsidR="00000000" w:rsidDel="00000000" w:rsidP="00000000" w:rsidRDefault="00000000" w:rsidRPr="00000000" w14:paraId="000000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i w:val="1"/>
          <w:iCs w:val="1"/>
          <w:color w:val="999999"/>
        </w:rPr>
      </w:pPr>
      <w:r w:rsidDel="00000000" w:rsidR="00000000" w:rsidRPr="00000000">
        <w:rPr>
          <w:i w:val="1"/>
          <w:iCs w:val="1"/>
          <w:color w:val="999999"/>
          <w:rtl w:val="0"/>
        </w:rPr>
        <w:t xml:space="preserve">The problem it addresses, the potential impacts (against total population for example) and the existing user journeys/ the pain points</w:t>
      </w:r>
    </w:p>
    <w:p w:rsidR="00000000" w:rsidDel="00000000" w:rsidP="00000000" w:rsidRDefault="00000000" w:rsidRPr="00000000" w14:paraId="000000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i w:val="1"/>
          <w:iCs w:val="1"/>
          <w:color w:val="999999"/>
        </w:rPr>
      </w:pPr>
      <w:r w:rsidDel="00000000" w:rsidR="00000000" w:rsidRPr="00000000">
        <w:rPr>
          <w:i w:val="1"/>
          <w:iCs w:val="1"/>
          <w:color w:val="999999"/>
          <w:rtl w:val="0"/>
        </w:rPr>
        <w:t xml:space="preserve">Scope of the use case rollout/ the rollout objectives</w:t>
      </w:r>
    </w:p>
    <w:p w:rsidR="00000000" w:rsidDel="00000000" w:rsidP="00000000" w:rsidRDefault="00000000" w:rsidRPr="00000000" w14:paraId="000000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i w:val="1"/>
          <w:iCs w:val="1"/>
          <w:color w:val="999999"/>
        </w:rPr>
      </w:pPr>
      <w:r w:rsidDel="00000000" w:rsidR="00000000" w:rsidRPr="00000000">
        <w:rPr>
          <w:i w:val="1"/>
          <w:iCs w:val="1"/>
          <w:color w:val="999999"/>
          <w:rtl w:val="0"/>
        </w:rPr>
        <w:t xml:space="preserve">The rollout success criteria(s)</w:t>
      </w:r>
    </w:p>
    <w:p w:rsidR="00000000" w:rsidDel="00000000" w:rsidP="00000000" w:rsidRDefault="00000000" w:rsidRPr="00000000" w14:paraId="000000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1"/>
          <w:iCs w:val="1"/>
          <w:color w:val="999999"/>
        </w:rPr>
      </w:pPr>
      <w:r w:rsidDel="00000000" w:rsidR="00000000" w:rsidRPr="00000000">
        <w:rPr>
          <w:i w:val="1"/>
          <w:iCs w:val="1"/>
          <w:color w:val="999999"/>
          <w:rtl w:val="0"/>
        </w:rPr>
        <w:t xml:space="preserve">For ease of reference, let’s summarize all of the above in a box. Example shown below.</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left"/>
              <w:rPr>
                <w:b w:val="1"/>
                <w:bCs w:val="1"/>
              </w:rPr>
            </w:pPr>
            <w:r w:rsidDel="00000000" w:rsidR="00000000" w:rsidRPr="00000000">
              <w:rPr>
                <w:b w:val="1"/>
                <w:bCs w:val="1"/>
                <w:rtl w:val="0"/>
              </w:rPr>
              <w:t xml:space="preserve">The use case in a nutshell</w:t>
            </w:r>
          </w:p>
          <w:p w:rsidR="00000000" w:rsidDel="00000000" w:rsidP="00000000" w:rsidRDefault="00000000" w:rsidRPr="00000000" w14:paraId="000000CC">
            <w:pPr>
              <w:widowControl w:val="0"/>
              <w:spacing w:line="240" w:lineRule="auto"/>
              <w:jc w:val="left"/>
              <w:rPr>
                <w:b w:val="1"/>
                <w:bCs w:val="1"/>
              </w:rPr>
            </w:pPr>
            <w:r w:rsidDel="00000000" w:rsidR="00000000" w:rsidRPr="00000000">
              <w:rPr>
                <w:b w:val="1"/>
                <w:bCs w:val="1"/>
                <w:highlight w:val="cyan"/>
                <w:rtl w:val="0"/>
              </w:rPr>
              <w:t xml:space="preserve">Example:</w:t>
            </w:r>
            <w:r w:rsidDel="00000000" w:rsidR="00000000" w:rsidRPr="00000000">
              <w:rPr>
                <w:b w:val="1"/>
                <w:bCs w:val="1"/>
                <w:rtl w:val="0"/>
              </w:rPr>
              <w:t xml:space="preserve"> </w:t>
            </w:r>
          </w:p>
          <w:p w:rsidR="00000000" w:rsidDel="00000000" w:rsidP="00000000" w:rsidRDefault="00000000" w:rsidRPr="00000000" w14:paraId="000000CD">
            <w:pPr>
              <w:rPr/>
            </w:pPr>
            <w:r w:rsidDel="00000000" w:rsidR="00000000" w:rsidRPr="00000000">
              <w:rPr>
                <w:b w:val="1"/>
                <w:bCs w:val="1"/>
                <w:rtl w:val="0"/>
              </w:rPr>
              <w:t xml:space="preserve">National Land Registry:</w:t>
            </w:r>
            <w:r w:rsidDel="00000000" w:rsidR="00000000" w:rsidRPr="00000000">
              <w:rPr>
                <w:rtl w:val="0"/>
              </w:rPr>
              <w:t xml:space="preserve"> a mandatory registration system for all rural properties aimed at promoting sustainable land use and ensuring compliance with environmental laws. It collects data on land use, native vegetation, and environmental liabilities, helping the government monitor deforestation and promote conservation efforts.</w:t>
            </w:r>
          </w:p>
          <w:p w:rsidR="00000000" w:rsidDel="00000000" w:rsidP="00000000" w:rsidRDefault="00000000" w:rsidRPr="00000000" w14:paraId="000000CE">
            <w:pPr>
              <w:rPr/>
            </w:pPr>
            <w:r w:rsidDel="00000000" w:rsidR="00000000" w:rsidRPr="00000000">
              <w:rPr>
                <w:b w:val="1"/>
                <w:bCs w:val="1"/>
                <w:rtl w:val="0"/>
              </w:rPr>
              <w:t xml:space="preserve">Land Certificate:</w:t>
            </w:r>
            <w:r w:rsidDel="00000000" w:rsidR="00000000" w:rsidRPr="00000000">
              <w:rPr>
                <w:rtl w:val="0"/>
              </w:rPr>
              <w:t xml:space="preserve"> a document that proves the registration of the rural property in the national environmental registry. It serves as proof of compliance, allowing landowners to demonstrate their commitment to sustainable practices and access benefits such as credit or incentives for conservation.</w:t>
            </w:r>
          </w:p>
          <w:p w:rsidR="00000000" w:rsidDel="00000000" w:rsidP="00000000" w:rsidRDefault="00000000" w:rsidRPr="00000000" w14:paraId="000000CF">
            <w:pPr>
              <w:rPr/>
            </w:pPr>
            <w:r w:rsidDel="00000000" w:rsidR="00000000" w:rsidRPr="00000000">
              <w:rPr>
                <w:b w:val="1"/>
                <w:bCs w:val="1"/>
                <w:rtl w:val="0"/>
              </w:rPr>
              <w:t xml:space="preserve">Objective:</w:t>
            </w:r>
            <w:r w:rsidDel="00000000" w:rsidR="00000000" w:rsidRPr="00000000">
              <w:rPr>
                <w:rtl w:val="0"/>
              </w:rPr>
              <w:t xml:space="preserve"> Provide +7M landowners with easy access and control over their land credentials, allowing seamless sharing with banks and other loan providers.</w:t>
            </w:r>
          </w:p>
        </w:tc>
      </w:tr>
    </w:tbl>
    <w:p w:rsidR="00000000" w:rsidDel="00000000" w:rsidP="00000000" w:rsidRDefault="00000000" w:rsidRPr="00000000" w14:paraId="000000D0">
      <w:pPr>
        <w:spacing w:after="0" w:lineRule="auto"/>
        <w:rPr>
          <w:b w:val="1"/>
          <w:bCs w:val="1"/>
          <w:shd w:fill="ffd966" w:val="clear"/>
        </w:rPr>
      </w:pPr>
      <w:r w:rsidDel="00000000" w:rsidR="00000000" w:rsidRPr="00000000">
        <w:rPr>
          <w:rtl w:val="0"/>
        </w:rPr>
      </w:r>
    </w:p>
    <w:p w:rsidR="00000000" w:rsidDel="00000000" w:rsidP="00000000" w:rsidRDefault="00000000" w:rsidRPr="00000000" w14:paraId="000000D1">
      <w:pPr>
        <w:spacing w:after="0" w:lineRule="auto"/>
        <w:rPr>
          <w:b w:val="1"/>
          <w:bCs w:val="1"/>
        </w:rPr>
      </w:pPr>
      <w:r w:rsidDel="00000000" w:rsidR="00000000" w:rsidRPr="00000000">
        <w:rPr>
          <w:b w:val="1"/>
          <w:bCs w:val="1"/>
          <w:rtl w:val="0"/>
        </w:rPr>
        <w:t xml:space="preserve">Problem statement </w:t>
      </w:r>
    </w:p>
    <w:p w:rsidR="00000000" w:rsidDel="00000000" w:rsidP="00000000" w:rsidRDefault="00000000" w:rsidRPr="00000000" w14:paraId="000000D2">
      <w:pPr>
        <w:rPr>
          <w:i w:val="1"/>
          <w:iCs w:val="1"/>
          <w:color w:val="999999"/>
        </w:rPr>
      </w:pPr>
      <w:r w:rsidDel="00000000" w:rsidR="00000000" w:rsidRPr="00000000">
        <w:rPr>
          <w:b w:val="1"/>
          <w:bCs w:val="1"/>
          <w:i w:val="1"/>
          <w:iCs w:val="1"/>
          <w:color w:val="999999"/>
          <w:rtl w:val="0"/>
        </w:rPr>
        <w:t xml:space="preserve">Instructions:</w:t>
      </w:r>
      <w:r w:rsidDel="00000000" w:rsidR="00000000" w:rsidRPr="00000000">
        <w:rPr>
          <w:i w:val="1"/>
          <w:iCs w:val="1"/>
          <w:color w:val="999999"/>
          <w:rtl w:val="0"/>
        </w:rPr>
        <w:t xml:space="preserve"> Provide a brief overview of the current problem, and how a DPI building block can unlock that use case. Use data or policy statements to highlight the urgency of these issues, the potential impacts it is driving (against total population of the country/ the specific use case for example). If possible, also include a brief overview of the existing user journeys.</w:t>
      </w:r>
    </w:p>
    <w:p w:rsidR="00000000" w:rsidDel="00000000" w:rsidP="00000000" w:rsidRDefault="00000000" w:rsidRPr="00000000" w14:paraId="000000D3">
      <w:pPr>
        <w:spacing w:after="240" w:before="240" w:lineRule="auto"/>
        <w:rPr/>
      </w:pPr>
      <w:r w:rsidDel="00000000" w:rsidR="00000000" w:rsidRPr="00000000">
        <w:rPr>
          <w:b w:val="1"/>
          <w:bCs w:val="1"/>
          <w:highlight w:val="cyan"/>
          <w:rtl w:val="0"/>
        </w:rPr>
        <w:t xml:space="preserve">Example: </w:t>
      </w:r>
      <w:r w:rsidDel="00000000" w:rsidR="00000000" w:rsidRPr="00000000">
        <w:rPr>
          <w:rtl w:val="0"/>
        </w:rPr>
        <w:t xml:space="preserve">The financial services market in [Country Name] is estimated at USD 15-16 billion. However, due to inefficiencies and barriers in accessing financial products, a large portion of this potential remains untapped. Many rural landowners face challenges in securing financial resources for sustainable agricultural practices or conservation initiatives due to reliance on physical documents, which are costly and time-consuming to verify. This gap in financial accessibility not only limits rural economic growth but also hampers environmental efforts reliant on funding.</w:t>
      </w:r>
      <w:r w:rsidDel="00000000" w:rsidR="00000000" w:rsidRPr="00000000">
        <w:rPr>
          <w:rtl w:val="0"/>
        </w:rPr>
      </w:r>
    </w:p>
    <w:p w:rsidR="00000000" w:rsidDel="00000000" w:rsidP="00000000" w:rsidRDefault="00000000" w:rsidRPr="00000000" w14:paraId="000000D4">
      <w:pPr>
        <w:spacing w:after="0" w:lineRule="auto"/>
        <w:rPr>
          <w:b w:val="1"/>
          <w:bCs w:val="1"/>
          <w:shd w:fill="ffd966" w:val="clear"/>
        </w:rPr>
      </w:pPr>
      <w:r w:rsidDel="00000000" w:rsidR="00000000" w:rsidRPr="00000000">
        <w:rPr>
          <w:rtl w:val="0"/>
        </w:rPr>
      </w:r>
    </w:p>
    <w:p w:rsidR="00000000" w:rsidDel="00000000" w:rsidP="00000000" w:rsidRDefault="00000000" w:rsidRPr="00000000" w14:paraId="000000D5">
      <w:pPr>
        <w:pStyle w:val="Heading2"/>
        <w:ind w:left="0" w:firstLine="0"/>
        <w:rPr>
          <w:highlight w:val="cyan"/>
        </w:rPr>
      </w:pPr>
      <w:bookmarkStart w:colFirst="0" w:colLast="0" w:name="_rc20rn8n8baj" w:id="18"/>
      <w:bookmarkEnd w:id="18"/>
      <w:r w:rsidDel="00000000" w:rsidR="00000000" w:rsidRPr="00000000">
        <w:rPr>
          <w:highlight w:val="cyan"/>
          <w:rtl w:val="0"/>
        </w:rPr>
        <w:t xml:space="preserve">5</w:t>
      </w:r>
      <w:r w:rsidDel="00000000" w:rsidR="00000000" w:rsidRPr="00000000">
        <w:rPr>
          <w:highlight w:val="cyan"/>
          <w:rtl w:val="0"/>
        </w:rPr>
        <w:t xml:space="preserve">.3 Additional use-cases</w:t>
      </w:r>
    </w:p>
    <w:p w:rsidR="00000000" w:rsidDel="00000000" w:rsidP="00000000" w:rsidRDefault="00000000" w:rsidRPr="00000000" w14:paraId="000000D6">
      <w:pPr>
        <w:rPr>
          <w:i w:val="1"/>
          <w:iCs w:val="1"/>
          <w:color w:val="999999"/>
        </w:rPr>
      </w:pPr>
      <w:r w:rsidDel="00000000" w:rsidR="00000000" w:rsidRPr="00000000">
        <w:rPr>
          <w:b w:val="1"/>
          <w:bCs w:val="1"/>
          <w:i w:val="1"/>
          <w:iCs w:val="1"/>
          <w:color w:val="999999"/>
          <w:rtl w:val="0"/>
        </w:rPr>
        <w:t xml:space="preserve">Instructions:</w:t>
      </w:r>
      <w:r w:rsidDel="00000000" w:rsidR="00000000" w:rsidRPr="00000000">
        <w:rPr>
          <w:i w:val="1"/>
          <w:iCs w:val="1"/>
          <w:color w:val="999999"/>
          <w:rtl w:val="0"/>
        </w:rPr>
        <w:t xml:space="preserve"> Provide a brief overview of the other potential use-cases. </w:t>
      </w:r>
    </w:p>
    <w:p w:rsidR="00000000" w:rsidDel="00000000" w:rsidP="00000000" w:rsidRDefault="00000000" w:rsidRPr="00000000" w14:paraId="000000D7">
      <w:pPr>
        <w:rPr>
          <w:i w:val="1"/>
          <w:iCs w:val="1"/>
          <w:color w:val="999999"/>
        </w:rPr>
      </w:pPr>
      <w:r w:rsidDel="00000000" w:rsidR="00000000" w:rsidRPr="00000000">
        <w:rPr>
          <w:rtl w:val="0"/>
        </w:rPr>
      </w:r>
    </w:p>
    <w:p w:rsidR="00000000" w:rsidDel="00000000" w:rsidP="00000000" w:rsidRDefault="00000000" w:rsidRPr="00000000" w14:paraId="000000D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666666"/>
          <w:sz w:val="24"/>
          <w:szCs w:val="24"/>
          <w:shd w:fill="b6d7a8" w:val="clear"/>
        </w:rPr>
      </w:pPr>
      <w:bookmarkStart w:colFirst="0" w:colLast="0" w:name="_wm87qmvocmya" w:id="19"/>
      <w:bookmarkEnd w:id="19"/>
      <w:r w:rsidDel="00000000" w:rsidR="00000000" w:rsidRPr="00000000">
        <w:rPr>
          <w:shd w:fill="b6d7a8" w:val="clear"/>
          <w:rtl w:val="0"/>
        </w:rPr>
        <w:t xml:space="preserve">5.4 </w:t>
      </w:r>
      <w:r w:rsidDel="00000000" w:rsidR="00000000" w:rsidRPr="00000000">
        <w:rPr>
          <w:b w:val="1"/>
          <w:bCs w:val="1"/>
          <w:color w:val="666666"/>
          <w:sz w:val="24"/>
          <w:szCs w:val="24"/>
          <w:shd w:fill="b6d7a8" w:val="clear"/>
          <w:rtl w:val="0"/>
        </w:rPr>
        <w:t xml:space="preserve">Rollout Objectives</w:t>
      </w:r>
    </w:p>
    <w:p w:rsidR="00000000" w:rsidDel="00000000" w:rsidP="00000000" w:rsidRDefault="00000000" w:rsidRPr="00000000" w14:paraId="000000D9">
      <w:pPr>
        <w:spacing w:after="240" w:before="240" w:lineRule="auto"/>
        <w:rPr>
          <w:i w:val="1"/>
          <w:iCs w:val="1"/>
          <w:color w:val="999999"/>
        </w:rPr>
      </w:pPr>
      <w:r w:rsidDel="00000000" w:rsidR="00000000" w:rsidRPr="00000000">
        <w:rPr>
          <w:b w:val="1"/>
          <w:bCs w:val="1"/>
          <w:i w:val="1"/>
          <w:iCs w:val="1"/>
          <w:color w:val="999999"/>
          <w:rtl w:val="0"/>
        </w:rPr>
        <w:t xml:space="preserve">Instructions: </w:t>
      </w:r>
      <w:r w:rsidDel="00000000" w:rsidR="00000000" w:rsidRPr="00000000">
        <w:rPr>
          <w:i w:val="1"/>
          <w:iCs w:val="1"/>
          <w:color w:val="999999"/>
          <w:rtl w:val="0"/>
        </w:rPr>
        <w:t xml:space="preserve">Define the </w:t>
      </w:r>
      <w:r w:rsidDel="00000000" w:rsidR="00000000" w:rsidRPr="00000000">
        <w:rPr>
          <w:b w:val="1"/>
          <w:bCs w:val="1"/>
          <w:i w:val="1"/>
          <w:iCs w:val="1"/>
          <w:color w:val="999999"/>
          <w:rtl w:val="0"/>
        </w:rPr>
        <w:t xml:space="preserve">Target Population </w:t>
      </w:r>
      <w:r w:rsidDel="00000000" w:rsidR="00000000" w:rsidRPr="00000000">
        <w:rPr>
          <w:i w:val="1"/>
          <w:iCs w:val="1"/>
          <w:color w:val="999999"/>
          <w:rtl w:val="0"/>
        </w:rPr>
        <w:t xml:space="preserve">— the groups that will benefit most, explaining how the solution meets their needs and improves service access. Then, outline the </w:t>
      </w:r>
      <w:r w:rsidDel="00000000" w:rsidR="00000000" w:rsidRPr="00000000">
        <w:rPr>
          <w:b w:val="1"/>
          <w:bCs w:val="1"/>
          <w:i w:val="1"/>
          <w:iCs w:val="1"/>
          <w:color w:val="999999"/>
          <w:rtl w:val="0"/>
        </w:rPr>
        <w:t xml:space="preserve">main programmatic objectives </w:t>
      </w:r>
      <w:r w:rsidDel="00000000" w:rsidR="00000000" w:rsidRPr="00000000">
        <w:rPr>
          <w:i w:val="1"/>
          <w:iCs w:val="1"/>
          <w:color w:val="999999"/>
          <w:rtl w:val="0"/>
        </w:rPr>
        <w:t xml:space="preserve">for the six-month rollout along with measurable indicators. </w:t>
      </w:r>
    </w:p>
    <w:p w:rsidR="00000000" w:rsidDel="00000000" w:rsidP="00000000" w:rsidRDefault="00000000" w:rsidRPr="00000000" w14:paraId="000000DA">
      <w:pPr>
        <w:spacing w:after="240" w:before="240" w:lineRule="auto"/>
        <w:rPr>
          <w:i w:val="1"/>
          <w:iCs w:val="1"/>
          <w:color w:val="999999"/>
          <w:shd w:fill="b6d7a8" w:val="clear"/>
        </w:rPr>
      </w:pPr>
      <w:r w:rsidDel="00000000" w:rsidR="00000000" w:rsidRPr="00000000">
        <w:rPr>
          <w:i w:val="1"/>
          <w:iCs w:val="1"/>
          <w:color w:val="999999"/>
          <w:shd w:fill="b6d7a8" w:val="clear"/>
          <w:rtl w:val="0"/>
        </w:rPr>
        <w:t xml:space="preserve">In general there are four main objectives the DaaS program would like to achieve, these include:</w:t>
      </w:r>
    </w:p>
    <w:p w:rsidR="00000000" w:rsidDel="00000000" w:rsidP="00000000" w:rsidRDefault="00000000" w:rsidRPr="00000000" w14:paraId="000000DB">
      <w:pPr>
        <w:numPr>
          <w:ilvl w:val="0"/>
          <w:numId w:val="8"/>
        </w:numPr>
        <w:spacing w:after="0" w:afterAutospacing="0" w:before="240" w:lineRule="auto"/>
        <w:ind w:left="720" w:hanging="360"/>
        <w:rPr>
          <w:i w:val="1"/>
          <w:iCs w:val="1"/>
          <w:color w:val="999999"/>
          <w:shd w:fill="b6d7a8" w:val="clear"/>
        </w:rPr>
      </w:pPr>
      <w:r w:rsidDel="00000000" w:rsidR="00000000" w:rsidRPr="00000000">
        <w:rPr>
          <w:i w:val="1"/>
          <w:iCs w:val="1"/>
          <w:color w:val="999999"/>
          <w:shd w:fill="b6d7a8" w:val="clear"/>
          <w:rtl w:val="0"/>
        </w:rPr>
        <w:t xml:space="preserve">Successful launch of the agreed VC infrastructure and meet all rollout requirements</w:t>
      </w:r>
    </w:p>
    <w:p w:rsidR="00000000" w:rsidDel="00000000" w:rsidP="00000000" w:rsidRDefault="00000000" w:rsidRPr="00000000" w14:paraId="000000DC">
      <w:pPr>
        <w:numPr>
          <w:ilvl w:val="0"/>
          <w:numId w:val="8"/>
        </w:numPr>
        <w:spacing w:after="0" w:afterAutospacing="0" w:before="0" w:beforeAutospacing="0" w:lineRule="auto"/>
        <w:ind w:left="720" w:hanging="360"/>
        <w:rPr>
          <w:i w:val="1"/>
          <w:iCs w:val="1"/>
          <w:color w:val="999999"/>
          <w:shd w:fill="b6d7a8" w:val="clear"/>
        </w:rPr>
      </w:pPr>
      <w:r w:rsidDel="00000000" w:rsidR="00000000" w:rsidRPr="00000000">
        <w:rPr>
          <w:i w:val="1"/>
          <w:iCs w:val="1"/>
          <w:color w:val="999999"/>
          <w:shd w:fill="b6d7a8" w:val="clear"/>
          <w:rtl w:val="0"/>
        </w:rPr>
        <w:t xml:space="preserve">Support DPI owner in driving end-user adoption and engagement</w:t>
      </w:r>
    </w:p>
    <w:p w:rsidR="00000000" w:rsidDel="00000000" w:rsidP="00000000" w:rsidRDefault="00000000" w:rsidRPr="00000000" w14:paraId="000000DD">
      <w:pPr>
        <w:numPr>
          <w:ilvl w:val="0"/>
          <w:numId w:val="8"/>
        </w:numPr>
        <w:spacing w:after="0" w:afterAutospacing="0" w:before="0" w:beforeAutospacing="0" w:lineRule="auto"/>
        <w:ind w:left="720" w:hanging="360"/>
        <w:rPr>
          <w:i w:val="1"/>
          <w:iCs w:val="1"/>
          <w:color w:val="999999"/>
          <w:shd w:fill="b6d7a8" w:val="clear"/>
        </w:rPr>
      </w:pPr>
      <w:r w:rsidDel="00000000" w:rsidR="00000000" w:rsidRPr="00000000">
        <w:rPr>
          <w:i w:val="1"/>
          <w:iCs w:val="1"/>
          <w:color w:val="999999"/>
          <w:shd w:fill="b6d7a8" w:val="clear"/>
          <w:rtl w:val="0"/>
        </w:rPr>
        <w:t xml:space="preserve">Enable ecosystem expansion and government capacity to independently manage future onboarding</w:t>
      </w:r>
    </w:p>
    <w:p w:rsidR="00000000" w:rsidDel="00000000" w:rsidP="00000000" w:rsidRDefault="00000000" w:rsidRPr="00000000" w14:paraId="000000DE">
      <w:pPr>
        <w:numPr>
          <w:ilvl w:val="0"/>
          <w:numId w:val="8"/>
        </w:numPr>
        <w:spacing w:after="240" w:before="0" w:beforeAutospacing="0" w:lineRule="auto"/>
        <w:ind w:left="720" w:hanging="360"/>
        <w:rPr>
          <w:i w:val="1"/>
          <w:iCs w:val="1"/>
          <w:color w:val="999999"/>
          <w:shd w:fill="b6d7a8" w:val="clear"/>
        </w:rPr>
      </w:pPr>
      <w:r w:rsidDel="00000000" w:rsidR="00000000" w:rsidRPr="00000000">
        <w:rPr>
          <w:i w:val="1"/>
          <w:iCs w:val="1"/>
          <w:color w:val="999999"/>
          <w:shd w:fill="b6d7a8" w:val="clear"/>
          <w:rtl w:val="0"/>
        </w:rPr>
        <w:t xml:space="preserve">Establish institutional</w:t>
      </w:r>
      <w:r w:rsidDel="00000000" w:rsidR="00000000" w:rsidRPr="00000000">
        <w:rPr>
          <w:i w:val="1"/>
          <w:iCs w:val="1"/>
          <w:color w:val="999999"/>
          <w:shd w:fill="b6d7a8" w:val="clear"/>
          <w:rtl w:val="0"/>
        </w:rPr>
        <w:t xml:space="preserve"> sustainability and policy alignment</w:t>
      </w:r>
    </w:p>
    <w:p w:rsidR="00000000" w:rsidDel="00000000" w:rsidP="00000000" w:rsidRDefault="00000000" w:rsidRPr="00000000" w14:paraId="000000DF">
      <w:pPr>
        <w:spacing w:after="240" w:before="240" w:lineRule="auto"/>
        <w:rPr>
          <w:i w:val="1"/>
          <w:iCs w:val="1"/>
          <w:color w:val="999999"/>
          <w:shd w:fill="b6d7a8" w:val="clear"/>
        </w:rPr>
      </w:pPr>
      <w:r w:rsidDel="00000000" w:rsidR="00000000" w:rsidRPr="00000000">
        <w:rPr>
          <w:i w:val="1"/>
          <w:iCs w:val="1"/>
          <w:color w:val="999999"/>
          <w:shd w:fill="b6d7a8" w:val="clear"/>
          <w:rtl w:val="0"/>
        </w:rPr>
        <w:t xml:space="preserve">These objectives could vary </w:t>
      </w:r>
      <w:r w:rsidDel="00000000" w:rsidR="00000000" w:rsidRPr="00000000">
        <w:rPr>
          <w:i w:val="1"/>
          <w:iCs w:val="1"/>
          <w:color w:val="999999"/>
          <w:shd w:fill="b6d7a8" w:val="clear"/>
          <w:rtl w:val="0"/>
        </w:rPr>
        <w:t xml:space="preserve">depending on the country's</w:t>
      </w:r>
      <w:r w:rsidDel="00000000" w:rsidR="00000000" w:rsidRPr="00000000">
        <w:rPr>
          <w:i w:val="1"/>
          <w:iCs w:val="1"/>
          <w:color w:val="999999"/>
          <w:shd w:fill="b6d7a8" w:val="clear"/>
          <w:rtl w:val="0"/>
        </w:rPr>
        <w:t xml:space="preserve"> context. Details for each objective and their respective successful rollout criterias (KPIs), and supporting key activities will be different for every country DaaS implementation and will be further elaborated in </w:t>
      </w:r>
      <w:r w:rsidDel="00000000" w:rsidR="00000000" w:rsidRPr="00000000">
        <w:rPr>
          <w:i w:val="1"/>
          <w:iCs w:val="1"/>
          <w:color w:val="999999"/>
          <w:shd w:fill="b6d7a8" w:val="clear"/>
          <w:rtl w:val="0"/>
        </w:rPr>
        <w:t xml:space="preserve">S</w:t>
      </w:r>
      <w:commentRangeStart w:id="5"/>
      <w:r w:rsidDel="00000000" w:rsidR="00000000" w:rsidRPr="00000000">
        <w:rPr>
          <w:i w:val="1"/>
          <w:iCs w:val="1"/>
          <w:color w:val="999999"/>
          <w:shd w:fill="b6d7a8" w:val="clear"/>
          <w:rtl w:val="0"/>
        </w:rPr>
        <w:t xml:space="preserve">ection xx</w:t>
      </w:r>
      <w:r w:rsidDel="00000000" w:rsidR="00000000" w:rsidRPr="00000000">
        <w:rPr>
          <w:i w:val="1"/>
          <w:iCs w:val="1"/>
          <w:color w:val="999999"/>
          <w:shd w:fill="b6d7a8" w:val="clear"/>
          <w:rtl w:val="0"/>
        </w:rPr>
        <w:t xml:space="preserve">.</w:t>
      </w:r>
      <w:commentRangeEnd w:id="5"/>
      <w:r w:rsidDel="00000000" w:rsidR="00000000" w:rsidRPr="00000000">
        <w:commentReference w:id="5"/>
      </w:r>
      <w:r w:rsidDel="00000000" w:rsidR="00000000" w:rsidRPr="00000000">
        <w:rPr>
          <w:i w:val="1"/>
          <w:iCs w:val="1"/>
          <w:color w:val="999999"/>
          <w:shd w:fill="b6d7a8" w:val="clear"/>
          <w:rtl w:val="0"/>
        </w:rPr>
        <w:t xml:space="preserve">  </w:t>
      </w:r>
    </w:p>
    <w:p w:rsidR="00000000" w:rsidDel="00000000" w:rsidP="00000000" w:rsidRDefault="00000000" w:rsidRPr="00000000" w14:paraId="000000E0">
      <w:pPr>
        <w:spacing w:after="240" w:before="240" w:lineRule="auto"/>
        <w:rPr/>
      </w:pPr>
      <w:r w:rsidDel="00000000" w:rsidR="00000000" w:rsidRPr="00000000">
        <w:rPr>
          <w:b w:val="1"/>
          <w:bCs w:val="1"/>
          <w:highlight w:val="cyan"/>
          <w:rtl w:val="0"/>
        </w:rPr>
        <w:t xml:space="preserve">Example:</w:t>
      </w:r>
      <w:r w:rsidDel="00000000" w:rsidR="00000000" w:rsidRPr="00000000">
        <w:rPr>
          <w:b w:val="1"/>
          <w:bCs w:val="1"/>
          <w:rtl w:val="0"/>
        </w:rPr>
        <w:br w:type="textWrapping"/>
      </w:r>
      <w:r w:rsidDel="00000000" w:rsidR="00000000" w:rsidRPr="00000000">
        <w:rPr>
          <w:rtl w:val="0"/>
        </w:rPr>
        <w:t xml:space="preserve">The proposed rollout phase will equip </w:t>
      </w:r>
      <w:r w:rsidDel="00000000" w:rsidR="00000000" w:rsidRPr="00000000">
        <w:rPr>
          <w:b w:val="1"/>
          <w:bCs w:val="1"/>
          <w:rtl w:val="0"/>
        </w:rPr>
        <w:t xml:space="preserve">landowners </w:t>
      </w:r>
      <w:r w:rsidDel="00000000" w:rsidR="00000000" w:rsidRPr="00000000">
        <w:rPr>
          <w:rtl w:val="0"/>
        </w:rPr>
        <w:t xml:space="preserve">with secure, digital credentials, allowing them to store, manage, and share their essential documents (such as property certificates) directly with financial institutions, facilitating seamless access to loans and subsidies. For </w:t>
      </w:r>
      <w:r w:rsidDel="00000000" w:rsidR="00000000" w:rsidRPr="00000000">
        <w:rPr>
          <w:b w:val="1"/>
          <w:bCs w:val="1"/>
          <w:rtl w:val="0"/>
        </w:rPr>
        <w:t xml:space="preserve">financial institutions</w:t>
      </w:r>
      <w:r w:rsidDel="00000000" w:rsidR="00000000" w:rsidRPr="00000000">
        <w:rPr>
          <w:rtl w:val="0"/>
        </w:rPr>
        <w:t xml:space="preserve">, this digital credentialing system will simplify and streamline verification processes, reducing costs and enhancing reliability. For the </w:t>
      </w:r>
      <w:r w:rsidDel="00000000" w:rsidR="00000000" w:rsidRPr="00000000">
        <w:rPr>
          <w:b w:val="1"/>
          <w:bCs w:val="1"/>
          <w:rtl w:val="0"/>
        </w:rPr>
        <w:t xml:space="preserve">government</w:t>
      </w:r>
      <w:r w:rsidDel="00000000" w:rsidR="00000000" w:rsidRPr="00000000">
        <w:rPr>
          <w:rtl w:val="0"/>
        </w:rPr>
        <w:t xml:space="preserve">, it will alleviate administrative burdens and enable decentralized, efficient issuance and verification of credentials.</w:t>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Over the six-month rollout, the main objectives include:</w:t>
      </w:r>
    </w:p>
    <w:p w:rsidR="00000000" w:rsidDel="00000000" w:rsidP="00000000" w:rsidRDefault="00000000" w:rsidRPr="00000000" w14:paraId="000000E2">
      <w:pPr>
        <w:numPr>
          <w:ilvl w:val="0"/>
          <w:numId w:val="16"/>
        </w:numPr>
        <w:spacing w:after="0" w:afterAutospacing="0" w:before="240" w:lineRule="auto"/>
        <w:ind w:left="720" w:hanging="360"/>
        <w:rPr/>
      </w:pPr>
      <w:r w:rsidDel="00000000" w:rsidR="00000000" w:rsidRPr="00000000">
        <w:rPr>
          <w:b w:val="1"/>
          <w:bCs w:val="1"/>
          <w:rtl w:val="0"/>
        </w:rPr>
        <w:t xml:space="preserve">Technical Implementation and Scalability:</w:t>
      </w:r>
      <w:r w:rsidDel="00000000" w:rsidR="00000000" w:rsidRPr="00000000">
        <w:rPr>
          <w:rtl w:val="0"/>
        </w:rPr>
        <w:t xml:space="preserve"> </w:t>
      </w:r>
      <w:r w:rsidDel="00000000" w:rsidR="00000000" w:rsidRPr="00000000">
        <w:rPr>
          <w:rtl w:val="0"/>
        </w:rPr>
        <w:t xml:space="preserve">Successfully deploy and operationalize the Verifiable Credentialing Stack for the initial use case, </w:t>
      </w:r>
      <w:r w:rsidDel="00000000" w:rsidR="00000000" w:rsidRPr="00000000">
        <w:rPr>
          <w:rtl w:val="0"/>
        </w:rPr>
        <w:t xml:space="preserve">with the capability to quickly scale to additional use cases. </w:t>
      </w:r>
      <w:r w:rsidDel="00000000" w:rsidR="00000000" w:rsidRPr="00000000">
        <w:rPr>
          <w:rtl w:val="0"/>
        </w:rPr>
        <w:t xml:space="preserve">This will establish the necessary infrastructure to support digital credentials across various sectors.</w:t>
      </w:r>
      <w:r w:rsidDel="00000000" w:rsidR="00000000" w:rsidRPr="00000000">
        <w:rPr>
          <w:rtl w:val="0"/>
        </w:rPr>
        <w:t xml:space="preserve"> The infrastructure should support the following criteria: </w:t>
      </w:r>
    </w:p>
    <w:p w:rsidR="00000000" w:rsidDel="00000000" w:rsidP="00000000" w:rsidRDefault="00000000" w:rsidRPr="00000000" w14:paraId="000000E3">
      <w:pPr>
        <w:numPr>
          <w:ilvl w:val="1"/>
          <w:numId w:val="16"/>
        </w:numPr>
        <w:spacing w:after="0" w:afterAutospacing="0" w:before="0" w:beforeAutospacing="0" w:lineRule="auto"/>
        <w:ind w:left="1440" w:hanging="360"/>
        <w:rPr/>
      </w:pPr>
      <w:r w:rsidDel="00000000" w:rsidR="00000000" w:rsidRPr="00000000">
        <w:rPr>
          <w:b w:val="1"/>
          <w:bCs w:val="1"/>
          <w:rtl w:val="0"/>
        </w:rPr>
        <w:t xml:space="preserve">User Access and Convenience for Target Population:</w:t>
      </w:r>
      <w:r w:rsidDel="00000000" w:rsidR="00000000" w:rsidRPr="00000000">
        <w:rPr>
          <w:rtl w:val="0"/>
        </w:rPr>
        <w:t xml:space="preserve"> Equip landowners with secure, verifiable digital credentials for essential documents, such as land certificates, that they can manage and share directly with banks or loan providers. This will include:</w:t>
      </w:r>
    </w:p>
    <w:p w:rsidR="00000000" w:rsidDel="00000000" w:rsidP="00000000" w:rsidRDefault="00000000" w:rsidRPr="00000000" w14:paraId="000000E4">
      <w:pPr>
        <w:numPr>
          <w:ilvl w:val="1"/>
          <w:numId w:val="16"/>
        </w:numPr>
        <w:spacing w:after="0" w:afterAutospacing="0" w:before="0" w:beforeAutospacing="0" w:lineRule="auto"/>
        <w:ind w:left="1440" w:hanging="360"/>
        <w:rPr/>
      </w:pPr>
      <w:r w:rsidDel="00000000" w:rsidR="00000000" w:rsidRPr="00000000">
        <w:rPr>
          <w:b w:val="1"/>
          <w:bCs w:val="1"/>
          <w:rtl w:val="0"/>
        </w:rPr>
        <w:t xml:space="preserve">Formats:</w:t>
      </w:r>
      <w:r w:rsidDel="00000000" w:rsidR="00000000" w:rsidRPr="00000000">
        <w:rPr>
          <w:rtl w:val="0"/>
        </w:rPr>
        <w:t xml:space="preserve"> Digital credentials in signed QR codes, signed PDF documents, and machine-readable formats like JSON and XML.</w:t>
      </w:r>
    </w:p>
    <w:p w:rsidR="00000000" w:rsidDel="00000000" w:rsidP="00000000" w:rsidRDefault="00000000" w:rsidRPr="00000000" w14:paraId="000000E5">
      <w:pPr>
        <w:numPr>
          <w:ilvl w:val="1"/>
          <w:numId w:val="16"/>
        </w:numPr>
        <w:spacing w:after="0" w:afterAutospacing="0" w:before="0" w:beforeAutospacing="0" w:lineRule="auto"/>
        <w:ind w:left="1440" w:hanging="360"/>
        <w:rPr/>
      </w:pPr>
      <w:r w:rsidDel="00000000" w:rsidR="00000000" w:rsidRPr="00000000">
        <w:rPr>
          <w:b w:val="1"/>
          <w:bCs w:val="1"/>
          <w:rtl w:val="0"/>
        </w:rPr>
        <w:t xml:space="preserve">Access Channels:</w:t>
      </w:r>
      <w:r w:rsidDel="00000000" w:rsidR="00000000" w:rsidRPr="00000000">
        <w:rPr>
          <w:rtl w:val="0"/>
        </w:rPr>
        <w:t xml:space="preserve"> In-person collection, web portals, mobile applications, and digital wallets to ensure multi-modal access.</w:t>
      </w:r>
    </w:p>
    <w:p w:rsidR="00000000" w:rsidDel="00000000" w:rsidP="00000000" w:rsidRDefault="00000000" w:rsidRPr="00000000" w14:paraId="000000E6">
      <w:pPr>
        <w:numPr>
          <w:ilvl w:val="1"/>
          <w:numId w:val="16"/>
        </w:numPr>
        <w:spacing w:after="0" w:afterAutospacing="0" w:before="0" w:beforeAutospacing="0" w:lineRule="auto"/>
        <w:ind w:left="1440" w:hanging="360"/>
        <w:rPr/>
      </w:pPr>
      <w:r w:rsidDel="00000000" w:rsidR="00000000" w:rsidRPr="00000000">
        <w:rPr>
          <w:b w:val="1"/>
          <w:bCs w:val="1"/>
          <w:rtl w:val="0"/>
        </w:rPr>
        <w:t xml:space="preserve">Storage Options: </w:t>
      </w:r>
      <w:r w:rsidDel="00000000" w:rsidR="00000000" w:rsidRPr="00000000">
        <w:rPr>
          <w:rtl w:val="0"/>
        </w:rPr>
        <w:t xml:space="preserve">Support for both physical and digital storage methods to accommodate different user needs.</w:t>
      </w:r>
    </w:p>
    <w:p w:rsidR="00000000" w:rsidDel="00000000" w:rsidP="00000000" w:rsidRDefault="00000000" w:rsidRPr="00000000" w14:paraId="000000E7">
      <w:pPr>
        <w:numPr>
          <w:ilvl w:val="1"/>
          <w:numId w:val="16"/>
        </w:numPr>
        <w:spacing w:after="0" w:afterAutospacing="0" w:before="0" w:beforeAutospacing="0" w:lineRule="auto"/>
        <w:ind w:left="1440" w:hanging="360"/>
        <w:rPr/>
      </w:pPr>
      <w:r w:rsidDel="00000000" w:rsidR="00000000" w:rsidRPr="00000000">
        <w:rPr>
          <w:b w:val="1"/>
          <w:bCs w:val="1"/>
          <w:rtl w:val="0"/>
        </w:rPr>
        <w:t xml:space="preserve">Efficiency and Cost Savings for Verifiers:</w:t>
      </w:r>
      <w:r w:rsidDel="00000000" w:rsidR="00000000" w:rsidRPr="00000000">
        <w:rPr>
          <w:rtl w:val="0"/>
        </w:rPr>
        <w:t xml:space="preserve"> Enable financial institutions to verify land certificates quickly and reliably, reducing verification costs and enhancing the accuracy and authenticity of documents. This streamlined process will facilitate loan applications and approvals, providing faster, more affordable access to financial products for the target population.</w:t>
      </w:r>
    </w:p>
    <w:p w:rsidR="00000000" w:rsidDel="00000000" w:rsidP="00000000" w:rsidRDefault="00000000" w:rsidRPr="00000000" w14:paraId="000000E8">
      <w:pPr>
        <w:numPr>
          <w:ilvl w:val="0"/>
          <w:numId w:val="16"/>
        </w:numPr>
        <w:spacing w:after="240" w:before="0" w:beforeAutospacing="0" w:lineRule="auto"/>
        <w:ind w:left="720" w:hanging="360"/>
        <w:rPr/>
      </w:pPr>
      <w:r w:rsidDel="00000000" w:rsidR="00000000" w:rsidRPr="00000000">
        <w:rPr>
          <w:b w:val="1"/>
          <w:bCs w:val="1"/>
          <w:rtl w:val="0"/>
        </w:rPr>
        <w:t xml:space="preserve">Operational Optimization for issuers and verifiers:</w:t>
      </w:r>
      <w:r w:rsidDel="00000000" w:rsidR="00000000" w:rsidRPr="00000000">
        <w:rPr>
          <w:rtl w:val="0"/>
        </w:rPr>
        <w:t xml:space="preserve"> R</w:t>
      </w:r>
      <w:r w:rsidDel="00000000" w:rsidR="00000000" w:rsidRPr="00000000">
        <w:rPr>
          <w:rtl w:val="0"/>
        </w:rPr>
        <w:t xml:space="preserve">educe administrative workload for the government and private entities by simplifying the issuance, storage, and verification of digital credentials. </w:t>
      </w:r>
      <w:r w:rsidDel="00000000" w:rsidR="00000000" w:rsidRPr="00000000">
        <w:rPr>
          <w:rtl w:val="0"/>
        </w:rPr>
        <w:t xml:space="preserve">This system will lower operational costs, improve workflow efficiency, and enhance the credibility of participating institutions by offering multiple methods and channels for credential issuance and verification.</w:t>
      </w:r>
    </w:p>
    <w:p w:rsidR="00000000" w:rsidDel="00000000" w:rsidP="00000000" w:rsidRDefault="00000000" w:rsidRPr="00000000" w14:paraId="000000E9">
      <w:pPr>
        <w:spacing w:after="240" w:before="240" w:lineRule="auto"/>
        <w:rPr>
          <w:i w:val="1"/>
          <w:iCs w:val="1"/>
        </w:rPr>
      </w:pPr>
      <w:r w:rsidDel="00000000" w:rsidR="00000000" w:rsidRPr="00000000">
        <w:rPr>
          <w:rtl w:val="0"/>
        </w:rPr>
        <w:t xml:space="preserve">The rollout will be carried out in coordination with </w:t>
      </w:r>
      <w:r w:rsidDel="00000000" w:rsidR="00000000" w:rsidRPr="00000000">
        <w:rPr>
          <w:i w:val="1"/>
          <w:iCs w:val="1"/>
          <w:highlight w:val="cyan"/>
          <w:rtl w:val="0"/>
        </w:rPr>
        <w:t xml:space="preserve">[mention the name of the Implementing Ministry/ies]</w:t>
      </w:r>
      <w:r w:rsidDel="00000000" w:rsidR="00000000" w:rsidRPr="00000000">
        <w:rPr>
          <w:i w:val="1"/>
          <w:iCs w:val="1"/>
          <w:rtl w:val="0"/>
        </w:rPr>
        <w:t xml:space="preserve"> </w:t>
      </w:r>
      <w:r w:rsidDel="00000000" w:rsidR="00000000" w:rsidRPr="00000000">
        <w:rPr>
          <w:rtl w:val="0"/>
        </w:rPr>
        <w:t xml:space="preserve">to align hosting and infrastructure. A hands-on training component will ensure that </w:t>
      </w:r>
      <w:r w:rsidDel="00000000" w:rsidR="00000000" w:rsidRPr="00000000">
        <w:rPr>
          <w:i w:val="1"/>
          <w:iCs w:val="1"/>
          <w:highlight w:val="cyan"/>
          <w:rtl w:val="0"/>
        </w:rPr>
        <w:t xml:space="preserve">[mentioned the relevant implementing government partners]</w:t>
      </w:r>
      <w:r w:rsidDel="00000000" w:rsidR="00000000" w:rsidRPr="00000000">
        <w:rPr>
          <w:highlight w:val="cyan"/>
          <w:rtl w:val="0"/>
        </w:rPr>
        <w:t xml:space="preserve"> </w:t>
      </w:r>
      <w:r w:rsidDel="00000000" w:rsidR="00000000" w:rsidRPr="00000000">
        <w:rPr>
          <w:rtl w:val="0"/>
        </w:rPr>
        <w:t xml:space="preserve">can maintain, scale, and add new certificate types independently after project closure.</w:t>
      </w:r>
      <w:r w:rsidDel="00000000" w:rsidR="00000000" w:rsidRPr="00000000">
        <w:rPr>
          <w:rtl w:val="0"/>
        </w:rPr>
      </w:r>
    </w:p>
    <w:p w:rsidR="00000000" w:rsidDel="00000000" w:rsidP="00000000" w:rsidRDefault="00000000" w:rsidRPr="00000000" w14:paraId="000000E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hd w:fill="b6d7a8" w:val="clear"/>
        </w:rPr>
      </w:pPr>
      <w:bookmarkStart w:colFirst="0" w:colLast="0" w:name="_wi6vumjl70h6" w:id="20"/>
      <w:bookmarkEnd w:id="20"/>
      <w:r w:rsidDel="00000000" w:rsidR="00000000" w:rsidRPr="00000000">
        <w:rPr>
          <w:shd w:fill="b6d7a8" w:val="clear"/>
          <w:rtl w:val="0"/>
        </w:rPr>
        <w:t xml:space="preserve">5.5 </w:t>
      </w:r>
      <w:r w:rsidDel="00000000" w:rsidR="00000000" w:rsidRPr="00000000">
        <w:rPr>
          <w:shd w:fill="b6d7a8" w:val="clear"/>
          <w:rtl w:val="0"/>
        </w:rPr>
        <w:t xml:space="preserve">Post-Rollout Vision</w:t>
      </w:r>
    </w:p>
    <w:p w:rsidR="00000000" w:rsidDel="00000000" w:rsidP="00000000" w:rsidRDefault="00000000" w:rsidRPr="00000000" w14:paraId="000000EB">
      <w:pPr>
        <w:rPr>
          <w:i w:val="1"/>
          <w:iCs w:val="1"/>
          <w:color w:val="999999"/>
        </w:rPr>
      </w:pPr>
      <w:r w:rsidDel="00000000" w:rsidR="00000000" w:rsidRPr="00000000">
        <w:rPr>
          <w:b w:val="1"/>
          <w:bCs w:val="1"/>
          <w:i w:val="1"/>
          <w:iCs w:val="1"/>
          <w:color w:val="999999"/>
          <w:rtl w:val="0"/>
        </w:rPr>
        <w:t xml:space="preserve">Instructions:</w:t>
      </w:r>
      <w:r w:rsidDel="00000000" w:rsidR="00000000" w:rsidRPr="00000000">
        <w:rPr>
          <w:i w:val="1"/>
          <w:iCs w:val="1"/>
          <w:color w:val="999999"/>
          <w:rtl w:val="0"/>
        </w:rPr>
        <w:t xml:space="preserve"> Outline the long-term goals and impact of the digital infrastructure beyond the initial rollout. Describe the infrastructure’s potential for expansion to other sectors or use cases. Also include how the infrastructure will be maintained and scaled.</w:t>
      </w:r>
      <w:r w:rsidDel="00000000" w:rsidR="00000000" w:rsidRPr="00000000">
        <w:rPr>
          <w:rtl w:val="0"/>
        </w:rPr>
      </w:r>
    </w:p>
    <w:p w:rsidR="00000000" w:rsidDel="00000000" w:rsidP="00000000" w:rsidRDefault="00000000" w:rsidRPr="00000000" w14:paraId="000000EC">
      <w:pPr>
        <w:rPr>
          <w:b w:val="1"/>
          <w:bCs w:val="1"/>
          <w:highlight w:val="cyan"/>
        </w:rPr>
      </w:pPr>
      <w:r w:rsidDel="00000000" w:rsidR="00000000" w:rsidRPr="00000000">
        <w:rPr>
          <w:b w:val="1"/>
          <w:bCs w:val="1"/>
          <w:highlight w:val="cyan"/>
          <w:rtl w:val="0"/>
        </w:rPr>
        <w:t xml:space="preserve">Example:</w:t>
      </w:r>
    </w:p>
    <w:p w:rsidR="00000000" w:rsidDel="00000000" w:rsidP="00000000" w:rsidRDefault="00000000" w:rsidRPr="00000000" w14:paraId="000000ED">
      <w:pPr>
        <w:rPr>
          <w:b w:val="1"/>
          <w:bCs w:val="1"/>
          <w:shd w:fill="ffd966" w:val="clear"/>
        </w:rPr>
      </w:pPr>
      <w:r w:rsidDel="00000000" w:rsidR="00000000" w:rsidRPr="00000000">
        <w:rPr>
          <w:rtl w:val="0"/>
        </w:rPr>
        <w:t xml:space="preserve">The land registry credentialing system is a first step towards a comprehensive verifiable credentials system. Future phases will include digital wallets for additional government and private sector services, enabling broader participation and streamlined access across sectors. In the next few years, the infrastructure aims to cover various public and private services, from health to education, fostering a secure and inclusive digital environment.</w:t>
      </w:r>
      <w:r w:rsidDel="00000000" w:rsidR="00000000" w:rsidRPr="00000000">
        <w:rPr>
          <w:rtl w:val="0"/>
        </w:rPr>
      </w:r>
    </w:p>
    <w:p w:rsidR="00000000" w:rsidDel="00000000" w:rsidP="00000000" w:rsidRDefault="00000000" w:rsidRPr="00000000" w14:paraId="000000EE">
      <w:pPr>
        <w:rPr>
          <w:b w:val="1"/>
          <w:bCs w:val="1"/>
          <w:color w:val="6e4afd"/>
          <w:sz w:val="28"/>
          <w:szCs w:val="28"/>
        </w:rPr>
      </w:pPr>
      <w:r w:rsidDel="00000000" w:rsidR="00000000" w:rsidRPr="00000000">
        <w:rPr>
          <w:rtl w:val="0"/>
        </w:rPr>
      </w:r>
    </w:p>
    <w:p w:rsidR="00000000" w:rsidDel="00000000" w:rsidP="00000000" w:rsidRDefault="00000000" w:rsidRPr="00000000" w14:paraId="000000EF">
      <w:pPr>
        <w:rPr>
          <w:b w:val="1"/>
          <w:bCs w:val="1"/>
          <w:color w:val="6e4afd"/>
          <w:sz w:val="28"/>
          <w:szCs w:val="28"/>
        </w:rPr>
      </w:pPr>
      <w:r w:rsidDel="00000000" w:rsidR="00000000" w:rsidRPr="00000000">
        <w:rPr>
          <w:rtl w:val="0"/>
        </w:rPr>
      </w:r>
    </w:p>
    <w:p w:rsidR="00000000" w:rsidDel="00000000" w:rsidP="00000000" w:rsidRDefault="00000000" w:rsidRPr="00000000" w14:paraId="000000F0">
      <w:pPr>
        <w:rPr>
          <w:b w:val="1"/>
          <w:bCs w:val="1"/>
          <w:color w:val="6e4afd"/>
          <w:sz w:val="28"/>
          <w:szCs w:val="28"/>
        </w:rPr>
      </w:pPr>
      <w:r w:rsidDel="00000000" w:rsidR="00000000" w:rsidRPr="00000000">
        <w:rPr>
          <w:rtl w:val="0"/>
        </w:rPr>
      </w:r>
    </w:p>
    <w:p w:rsidR="00000000" w:rsidDel="00000000" w:rsidP="00000000" w:rsidRDefault="00000000" w:rsidRPr="00000000" w14:paraId="000000F1">
      <w:pPr>
        <w:rPr>
          <w:b w:val="1"/>
          <w:bCs w:val="1"/>
          <w:color w:val="6e4afd"/>
          <w:sz w:val="28"/>
          <w:szCs w:val="28"/>
        </w:rPr>
      </w:pPr>
      <w:r w:rsidDel="00000000" w:rsidR="00000000" w:rsidRPr="00000000">
        <w:rPr>
          <w:b w:val="1"/>
          <w:bCs w:val="1"/>
          <w:color w:val="6e4afd"/>
          <w:sz w:val="28"/>
          <w:szCs w:val="28"/>
          <w:rtl w:val="0"/>
        </w:rPr>
        <w:t xml:space="preserve">6. </w:t>
      </w:r>
      <w:r w:rsidDel="00000000" w:rsidR="00000000" w:rsidRPr="00000000">
        <w:rPr>
          <w:b w:val="1"/>
          <w:bCs w:val="1"/>
          <w:color w:val="6e4afd"/>
          <w:sz w:val="28"/>
          <w:szCs w:val="28"/>
          <w:rtl w:val="0"/>
        </w:rPr>
        <w:t xml:space="preserve">A</w:t>
      </w:r>
      <w:r w:rsidDel="00000000" w:rsidR="00000000" w:rsidRPr="00000000">
        <w:rPr>
          <w:b w:val="1"/>
          <w:bCs w:val="1"/>
          <w:color w:val="6e4afd"/>
          <w:sz w:val="28"/>
          <w:szCs w:val="28"/>
          <w:rtl w:val="0"/>
        </w:rPr>
        <w:t xml:space="preserve">CTORS</w:t>
      </w:r>
    </w:p>
    <w:p w:rsidR="00000000" w:rsidDel="00000000" w:rsidP="00000000" w:rsidRDefault="00000000" w:rsidRPr="00000000" w14:paraId="000000F2">
      <w:pPr>
        <w:rPr>
          <w:rFonts w:ascii="Cambria" w:cs="Cambria" w:eastAsia="Cambria" w:hAnsi="Cambria"/>
          <w:sz w:val="20"/>
          <w:szCs w:val="20"/>
          <w:shd w:fill="b6d7a8" w:val="clear"/>
        </w:rPr>
      </w:pPr>
      <w:r w:rsidDel="00000000" w:rsidR="00000000" w:rsidRPr="00000000">
        <w:rPr>
          <w:b w:val="1"/>
          <w:bCs w:val="1"/>
          <w:shd w:fill="b6d7a8" w:val="clear"/>
          <w:rtl w:val="0"/>
        </w:rPr>
        <w:t xml:space="preserve">6.1 </w:t>
      </w:r>
      <w:r w:rsidDel="00000000" w:rsidR="00000000" w:rsidRPr="00000000">
        <w:rPr>
          <w:b w:val="1"/>
          <w:bCs w:val="1"/>
          <w:shd w:fill="b6d7a8" w:val="clear"/>
          <w:rtl w:val="0"/>
        </w:rPr>
        <w:t xml:space="preserve">Anchors and focal points</w:t>
      </w:r>
      <w:r w:rsidDel="00000000" w:rsidR="00000000" w:rsidRPr="00000000">
        <w:rPr>
          <w:rtl w:val="0"/>
        </w:rPr>
      </w:r>
    </w:p>
    <w:tbl>
      <w:tblPr>
        <w:tblStyle w:val="Table4"/>
        <w:tblW w:w="93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250"/>
        <w:gridCol w:w="2265"/>
        <w:gridCol w:w="2505"/>
        <w:tblGridChange w:id="0">
          <w:tblGrid>
            <w:gridCol w:w="2325"/>
            <w:gridCol w:w="2250"/>
            <w:gridCol w:w="2265"/>
            <w:gridCol w:w="2505"/>
          </w:tblGrid>
        </w:tblGridChange>
      </w:tblGrid>
      <w:tr>
        <w:trPr>
          <w:cantSplit w:val="0"/>
          <w:trHeight w:val="91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left"/>
              <w:rPr>
                <w:b w:val="1"/>
                <w:bCs w:val="1"/>
                <w:sz w:val="20"/>
                <w:szCs w:val="20"/>
              </w:rPr>
            </w:pPr>
            <w:r w:rsidDel="00000000" w:rsidR="00000000" w:rsidRPr="00000000">
              <w:rPr>
                <w:b w:val="1"/>
                <w:bCs w:val="1"/>
                <w:sz w:val="20"/>
                <w:szCs w:val="20"/>
                <w:rtl w:val="0"/>
              </w:rPr>
              <w:t xml:space="preserve">Ministry/</w:t>
            </w:r>
          </w:p>
          <w:p w:rsidR="00000000" w:rsidDel="00000000" w:rsidP="00000000" w:rsidRDefault="00000000" w:rsidRPr="00000000" w14:paraId="000000F4">
            <w:pPr>
              <w:widowControl w:val="0"/>
              <w:spacing w:after="0" w:line="240" w:lineRule="auto"/>
              <w:jc w:val="left"/>
              <w:rPr>
                <w:b w:val="1"/>
                <w:bCs w:val="1"/>
                <w:sz w:val="20"/>
                <w:szCs w:val="20"/>
              </w:rPr>
            </w:pPr>
            <w:r w:rsidDel="00000000" w:rsidR="00000000" w:rsidRPr="00000000">
              <w:rPr>
                <w:b w:val="1"/>
                <w:bCs w:val="1"/>
                <w:sz w:val="20"/>
                <w:szCs w:val="20"/>
                <w:rtl w:val="0"/>
              </w:rPr>
              <w:t xml:space="preserve">Department/</w:t>
            </w:r>
          </w:p>
          <w:p w:rsidR="00000000" w:rsidDel="00000000" w:rsidP="00000000" w:rsidRDefault="00000000" w:rsidRPr="00000000" w14:paraId="000000F5">
            <w:pPr>
              <w:widowControl w:val="0"/>
              <w:spacing w:after="0" w:line="240" w:lineRule="auto"/>
              <w:jc w:val="left"/>
              <w:rPr>
                <w:b w:val="1"/>
                <w:bCs w:val="1"/>
                <w:sz w:val="20"/>
                <w:szCs w:val="20"/>
              </w:rPr>
            </w:pPr>
            <w:r w:rsidDel="00000000" w:rsidR="00000000" w:rsidRPr="00000000">
              <w:rPr>
                <w:b w:val="1"/>
                <w:bCs w:val="1"/>
                <w:sz w:val="20"/>
                <w:szCs w:val="20"/>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jc w:val="left"/>
              <w:rPr>
                <w:b w:val="1"/>
                <w:bCs w:val="1"/>
                <w:sz w:val="20"/>
                <w:szCs w:val="20"/>
              </w:rPr>
            </w:pPr>
            <w:r w:rsidDel="00000000" w:rsidR="00000000" w:rsidRPr="00000000">
              <w:rPr>
                <w:b w:val="1"/>
                <w:bCs w:val="1"/>
                <w:sz w:val="20"/>
                <w:szCs w:val="20"/>
                <w:rtl w:val="0"/>
              </w:rPr>
              <w:t xml:space="preserve">Focal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left"/>
              <w:rPr>
                <w:b w:val="1"/>
                <w:bCs w:val="1"/>
                <w:sz w:val="20"/>
                <w:szCs w:val="20"/>
              </w:rPr>
            </w:pPr>
            <w:r w:rsidDel="00000000" w:rsidR="00000000" w:rsidRPr="00000000">
              <w:rPr>
                <w:b w:val="1"/>
                <w:bCs w:val="1"/>
                <w:sz w:val="20"/>
                <w:szCs w:val="20"/>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left"/>
              <w:rPr>
                <w:b w:val="1"/>
                <w:bCs w:val="1"/>
                <w:sz w:val="20"/>
                <w:szCs w:val="20"/>
              </w:rPr>
            </w:pPr>
            <w:r w:rsidDel="00000000" w:rsidR="00000000" w:rsidRPr="00000000">
              <w:rPr>
                <w:b w:val="1"/>
                <w:bCs w:val="1"/>
                <w:sz w:val="20"/>
                <w:szCs w:val="20"/>
                <w:rtl w:val="0"/>
              </w:rPr>
              <w:t xml:space="preserve">Contact</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left"/>
              <w:rPr>
                <w:sz w:val="20"/>
                <w:szCs w:val="20"/>
                <w:highlight w:val="cyan"/>
              </w:rPr>
            </w:pPr>
            <w:r w:rsidDel="00000000" w:rsidR="00000000" w:rsidRPr="00000000">
              <w:rPr>
                <w:sz w:val="20"/>
                <w:szCs w:val="20"/>
                <w:highlight w:val="cyan"/>
                <w:rtl w:val="0"/>
              </w:rPr>
              <w:t xml:space="preserve">Ministry for Digital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left"/>
              <w:rPr>
                <w:sz w:val="20"/>
                <w:szCs w:val="20"/>
              </w:rPr>
            </w:pPr>
            <w:r w:rsidDel="00000000" w:rsidR="00000000" w:rsidRPr="00000000">
              <w:rPr>
                <w:sz w:val="20"/>
                <w:szCs w:val="20"/>
                <w:rtl w:val="0"/>
              </w:rPr>
              <w:t xml:space="preserve">Ms María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left"/>
              <w:rPr>
                <w:sz w:val="20"/>
                <w:szCs w:val="20"/>
              </w:rPr>
            </w:pPr>
            <w:r w:rsidDel="00000000" w:rsidR="00000000" w:rsidRPr="00000000">
              <w:rPr>
                <w:sz w:val="20"/>
                <w:szCs w:val="20"/>
                <w:rtl w:val="0"/>
              </w:rPr>
              <w:t xml:space="preserve">Deputy Secretary for Digital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left"/>
              <w:rPr>
                <w:sz w:val="20"/>
                <w:szCs w:val="20"/>
              </w:rPr>
            </w:pPr>
            <w:r w:rsidDel="00000000" w:rsidR="00000000" w:rsidRPr="00000000">
              <w:rPr>
                <w:sz w:val="20"/>
                <w:szCs w:val="20"/>
                <w:rtl w:val="0"/>
              </w:rPr>
              <w:t xml:space="preserve">example@mdt.gov</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left"/>
              <w:rPr>
                <w:sz w:val="20"/>
                <w:szCs w:val="20"/>
                <w:highlight w:val="cyan"/>
              </w:rPr>
            </w:pPr>
            <w:r w:rsidDel="00000000" w:rsidR="00000000" w:rsidRPr="00000000">
              <w:rPr>
                <w:sz w:val="20"/>
                <w:szCs w:val="20"/>
                <w:highlight w:val="cyan"/>
                <w:rtl w:val="0"/>
              </w:rPr>
              <w:t xml:space="preserve">eGov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left"/>
              <w:rPr>
                <w:sz w:val="20"/>
                <w:szCs w:val="20"/>
              </w:rPr>
            </w:pPr>
            <w:r w:rsidDel="00000000" w:rsidR="00000000" w:rsidRPr="00000000">
              <w:rPr>
                <w:sz w:val="20"/>
                <w:szCs w:val="20"/>
                <w:rtl w:val="0"/>
              </w:rPr>
              <w:t xml:space="preserve">Mr Pablo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left"/>
              <w:rPr>
                <w:sz w:val="20"/>
                <w:szCs w:val="20"/>
              </w:rPr>
            </w:pPr>
            <w:r w:rsidDel="00000000" w:rsidR="00000000" w:rsidRPr="00000000">
              <w:rPr>
                <w:sz w:val="20"/>
                <w:szCs w:val="20"/>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left"/>
              <w:rPr>
                <w:sz w:val="20"/>
                <w:szCs w:val="20"/>
              </w:rPr>
            </w:pPr>
            <w:r w:rsidDel="00000000" w:rsidR="00000000" w:rsidRPr="00000000">
              <w:rPr>
                <w:sz w:val="20"/>
                <w:szCs w:val="20"/>
                <w:rtl w:val="0"/>
              </w:rPr>
              <w:t xml:space="preserve">example@egov.gov</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left"/>
              <w:rPr>
                <w:sz w:val="20"/>
                <w:szCs w:val="20"/>
                <w:highlight w:val="cyan"/>
              </w:rPr>
            </w:pPr>
            <w:r w:rsidDel="00000000" w:rsidR="00000000" w:rsidRPr="00000000">
              <w:rPr>
                <w:sz w:val="20"/>
                <w:szCs w:val="20"/>
                <w:highlight w:val="cyan"/>
                <w:rtl w:val="0"/>
              </w:rPr>
              <w:t xml:space="preserve">Ministry of Agriculture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left"/>
              <w:rPr>
                <w:sz w:val="20"/>
                <w:szCs w:val="20"/>
              </w:rPr>
            </w:pPr>
            <w:r w:rsidDel="00000000" w:rsidR="00000000" w:rsidRPr="00000000">
              <w:rPr>
                <w:sz w:val="20"/>
                <w:szCs w:val="20"/>
                <w:rtl w:val="0"/>
              </w:rPr>
              <w:t xml:space="preserve">Ms Juana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left"/>
              <w:rPr>
                <w:sz w:val="20"/>
                <w:szCs w:val="20"/>
              </w:rPr>
            </w:pPr>
            <w:r w:rsidDel="00000000" w:rsidR="00000000" w:rsidRPr="00000000">
              <w:rPr>
                <w:sz w:val="20"/>
                <w:szCs w:val="20"/>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left"/>
              <w:rPr>
                <w:sz w:val="20"/>
                <w:szCs w:val="20"/>
              </w:rPr>
            </w:pPr>
            <w:r w:rsidDel="00000000" w:rsidR="00000000" w:rsidRPr="00000000">
              <w:rPr>
                <w:sz w:val="20"/>
                <w:szCs w:val="20"/>
                <w:rtl w:val="0"/>
              </w:rPr>
              <w:t xml:space="preserve">example@mg.gov</w:t>
            </w:r>
          </w:p>
        </w:tc>
      </w:tr>
    </w:tbl>
    <w:p w:rsidR="00000000" w:rsidDel="00000000" w:rsidP="00000000" w:rsidRDefault="00000000" w:rsidRPr="00000000" w14:paraId="00000105">
      <w:pPr>
        <w:spacing w:after="0" w:line="360" w:lineRule="auto"/>
        <w:ind w:left="0" w:firstLine="0"/>
        <w:rPr/>
      </w:pPr>
      <w:r w:rsidDel="00000000" w:rsidR="00000000" w:rsidRPr="00000000">
        <w:rPr>
          <w:rtl w:val="0"/>
        </w:rPr>
      </w:r>
    </w:p>
    <w:p w:rsidR="00000000" w:rsidDel="00000000" w:rsidP="00000000" w:rsidRDefault="00000000" w:rsidRPr="00000000" w14:paraId="00000106">
      <w:pPr>
        <w:ind w:left="0" w:firstLine="0"/>
        <w:rPr>
          <w:b w:val="1"/>
          <w:bCs w:val="1"/>
        </w:rPr>
      </w:pPr>
      <w:r w:rsidDel="00000000" w:rsidR="00000000" w:rsidRPr="00000000">
        <w:rPr>
          <w:b w:val="1"/>
          <w:bCs w:val="1"/>
          <w:rtl w:val="0"/>
        </w:rPr>
        <w:t xml:space="preserve">6.2 </w:t>
      </w:r>
      <w:r w:rsidDel="00000000" w:rsidR="00000000" w:rsidRPr="00000000">
        <w:rPr>
          <w:b w:val="1"/>
          <w:bCs w:val="1"/>
          <w:rtl w:val="0"/>
        </w:rPr>
        <w:t xml:space="preserve">Institutions and roles</w:t>
      </w:r>
      <w:r w:rsidDel="00000000" w:rsidR="00000000" w:rsidRPr="00000000">
        <w:rPr>
          <w:rtl w:val="0"/>
        </w:rPr>
      </w:r>
    </w:p>
    <w:p w:rsidR="00000000" w:rsidDel="00000000" w:rsidP="00000000" w:rsidRDefault="00000000" w:rsidRPr="00000000" w14:paraId="00000107">
      <w:pPr>
        <w:ind w:left="0" w:firstLine="0"/>
        <w:rPr>
          <w:i w:val="1"/>
          <w:iCs w:val="1"/>
          <w:color w:val="999999"/>
        </w:rPr>
      </w:pPr>
      <w:r w:rsidDel="00000000" w:rsidR="00000000" w:rsidRPr="00000000">
        <w:rPr>
          <w:b w:val="1"/>
          <w:bCs w:val="1"/>
          <w:i w:val="1"/>
          <w:iCs w:val="1"/>
          <w:color w:val="999999"/>
          <w:rtl w:val="0"/>
        </w:rPr>
        <w:t xml:space="preserve">Instructions</w:t>
      </w:r>
      <w:r w:rsidDel="00000000" w:rsidR="00000000" w:rsidRPr="00000000">
        <w:rPr>
          <w:i w:val="1"/>
          <w:iCs w:val="1"/>
          <w:color w:val="999999"/>
          <w:rtl w:val="0"/>
        </w:rPr>
        <w:t xml:space="preserve">: If a role is not applicable for a country, please state Not Applicable in the column - Entity Information (rather than deleting the row)</w:t>
      </w:r>
    </w:p>
    <w:tbl>
      <w:tblPr>
        <w:tblStyle w:val="Table5"/>
        <w:tblW w:w="1134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2370"/>
        <w:gridCol w:w="4545"/>
        <w:gridCol w:w="4005"/>
        <w:tblGridChange w:id="0">
          <w:tblGrid>
            <w:gridCol w:w="420"/>
            <w:gridCol w:w="2370"/>
            <w:gridCol w:w="4545"/>
            <w:gridCol w:w="4005"/>
          </w:tblGrid>
        </w:tblGridChange>
      </w:tblGrid>
      <w:tr>
        <w:trPr>
          <w:cantSplit w:val="0"/>
          <w:trHeight w:val="472.2000000000000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center"/>
              <w:rPr>
                <w:b w:val="1"/>
                <w:bCs w:val="1"/>
              </w:rPr>
            </w:pPr>
            <w:r w:rsidDel="00000000" w:rsidR="00000000" w:rsidRPr="00000000">
              <w:rPr>
                <w:b w:val="1"/>
                <w:bCs w:val="1"/>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left"/>
              <w:rPr>
                <w:b w:val="1"/>
                <w:bCs w:val="1"/>
              </w:rPr>
            </w:pPr>
            <w:r w:rsidDel="00000000" w:rsidR="00000000" w:rsidRPr="00000000">
              <w:rPr>
                <w:b w:val="1"/>
                <w:bCs w:val="1"/>
                <w:rtl w:val="0"/>
              </w:rPr>
              <w:t xml:space="preserve">Ecosystem </w:t>
            </w:r>
            <w:r w:rsidDel="00000000" w:rsidR="00000000" w:rsidRPr="00000000">
              <w:rPr>
                <w:b w:val="1"/>
                <w:bCs w:val="1"/>
                <w:rtl w:val="0"/>
              </w:rPr>
              <w:t xml:space="preserve">Actors</w:t>
            </w:r>
            <w:r w:rsidDel="00000000" w:rsidR="00000000" w:rsidRPr="00000000">
              <w:rPr>
                <w:b w:val="1"/>
                <w:bCs w:val="1"/>
                <w:rtl w:val="0"/>
              </w:rPr>
              <w:t xml:space="preserve"> (Roles)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left"/>
              <w:rPr>
                <w:b w:val="1"/>
                <w:bCs w:val="1"/>
              </w:rPr>
            </w:pPr>
            <w:r w:rsidDel="00000000" w:rsidR="00000000" w:rsidRPr="00000000">
              <w:rPr>
                <w:b w:val="1"/>
                <w:bCs w:val="1"/>
                <w:rtl w:val="0"/>
              </w:rPr>
              <w:t xml:space="preserve">Further context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ind w:left="0" w:firstLine="0"/>
              <w:jc w:val="left"/>
              <w:rPr>
                <w:b w:val="1"/>
                <w:bCs w:val="1"/>
                <w:highlight w:val="cyan"/>
              </w:rPr>
            </w:pPr>
            <w:r w:rsidDel="00000000" w:rsidR="00000000" w:rsidRPr="00000000">
              <w:rPr>
                <w:b w:val="1"/>
                <w:bCs w:val="1"/>
                <w:highlight w:val="cyan"/>
                <w:rtl w:val="0"/>
              </w:rPr>
              <w:t xml:space="preserve">Entity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left"/>
              <w:rPr>
                <w:sz w:val="20"/>
                <w:szCs w:val="20"/>
              </w:rPr>
            </w:pPr>
            <w:r w:rsidDel="00000000" w:rsidR="00000000" w:rsidRPr="00000000">
              <w:rPr>
                <w:sz w:val="20"/>
                <w:szCs w:val="20"/>
                <w:rtl w:val="0"/>
              </w:rPr>
              <w:t xml:space="preserve">DPI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jc w:val="left"/>
              <w:rPr>
                <w:sz w:val="20"/>
                <w:szCs w:val="20"/>
              </w:rPr>
            </w:pPr>
            <w:r w:rsidDel="00000000" w:rsidR="00000000" w:rsidRPr="00000000">
              <w:rPr>
                <w:sz w:val="20"/>
                <w:szCs w:val="20"/>
                <w:rtl w:val="0"/>
              </w:rPr>
              <w:t xml:space="preserve">The DPI owner serves as the primary anchor for the DaaS rollout. The DPI owner will also own, maintain and scale the infrastructure in the country.</w:t>
            </w:r>
          </w:p>
          <w:p w:rsidR="00000000" w:rsidDel="00000000" w:rsidP="00000000" w:rsidRDefault="00000000" w:rsidRPr="00000000" w14:paraId="0000010F">
            <w:pPr>
              <w:widowControl w:val="0"/>
              <w:spacing w:after="0"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ind w:left="0" w:firstLine="0"/>
              <w:jc w:val="left"/>
              <w:rPr>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The Ministry for Digital Transformation (MDT) will sign a Letter of Intention with the DPG and serve as the primary anchor for the DaaS rollout, progressively scaling the infrastructure and incorporating new use cases. </w:t>
            </w:r>
            <w:r w:rsidDel="00000000" w:rsidR="00000000" w:rsidRPr="00000000">
              <w:rPr>
                <w:rtl w:val="0"/>
              </w:rPr>
            </w:r>
          </w:p>
          <w:p w:rsidR="00000000" w:rsidDel="00000000" w:rsidP="00000000" w:rsidRDefault="00000000" w:rsidRPr="00000000" w14:paraId="00000111">
            <w:pPr>
              <w:spacing w:after="0" w:line="240" w:lineRule="auto"/>
              <w:ind w:left="0" w:firstLine="0"/>
              <w:jc w:val="left"/>
              <w:rPr>
                <w:sz w:val="20"/>
                <w:szCs w:val="20"/>
              </w:rPr>
            </w:pPr>
            <w:r w:rsidDel="00000000" w:rsidR="00000000" w:rsidRPr="00000000">
              <w:rPr>
                <w:rtl w:val="0"/>
              </w:rPr>
            </w:r>
          </w:p>
          <w:p w:rsidR="00000000" w:rsidDel="00000000" w:rsidP="00000000" w:rsidRDefault="00000000" w:rsidRPr="00000000" w14:paraId="00000112">
            <w:pPr>
              <w:spacing w:after="0" w:line="240" w:lineRule="auto"/>
              <w:ind w:left="0" w:firstLine="0"/>
              <w:jc w:val="left"/>
              <w:rPr>
                <w:sz w:val="20"/>
                <w:szCs w:val="20"/>
              </w:rPr>
            </w:pPr>
            <w:r w:rsidDel="00000000" w:rsidR="00000000" w:rsidRPr="00000000">
              <w:rPr>
                <w:sz w:val="20"/>
                <w:szCs w:val="20"/>
                <w:rtl w:val="0"/>
              </w:rPr>
              <w:t xml:space="preserve">eGov LTD, the national provider of IT services for public administration, will be responsible for the technical and operational deployment of the DaaS solution, under oversight of MDT.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left"/>
              <w:rPr>
                <w:sz w:val="20"/>
                <w:szCs w:val="20"/>
              </w:rPr>
            </w:pPr>
            <w:r w:rsidDel="00000000" w:rsidR="00000000" w:rsidRPr="00000000">
              <w:rPr>
                <w:sz w:val="20"/>
                <w:szCs w:val="20"/>
                <w:shd w:fill="b6d7a8" w:val="clear"/>
                <w:rtl w:val="0"/>
              </w:rPr>
              <w:t xml:space="preserve">DPI Owner Supporter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jc w:val="left"/>
              <w:rPr>
                <w:sz w:val="20"/>
                <w:szCs w:val="20"/>
              </w:rPr>
            </w:pPr>
            <w:r w:rsidDel="00000000" w:rsidR="00000000" w:rsidRPr="00000000">
              <w:rPr>
                <w:sz w:val="20"/>
                <w:szCs w:val="20"/>
                <w:rtl w:val="0"/>
              </w:rPr>
              <w:t xml:space="preserve">The DPI Owner Supporter is a government agency/ies that works with the DPI owner to help deploy the verifiable credential infrastructure in the country. Their role is crucial to the successful launch of the first few use-cases in the country.</w:t>
            </w:r>
          </w:p>
          <w:p w:rsidR="00000000" w:rsidDel="00000000" w:rsidP="00000000" w:rsidRDefault="00000000" w:rsidRPr="00000000" w14:paraId="00000116">
            <w:pPr>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ind w:left="0" w:firstLine="0"/>
              <w:jc w:val="left"/>
              <w:rPr>
                <w:sz w:val="20"/>
                <w:szCs w:val="20"/>
              </w:rPr>
            </w:pPr>
            <w:r w:rsidDel="00000000" w:rsidR="00000000" w:rsidRPr="00000000">
              <w:rPr>
                <w:b w:val="1"/>
                <w:bCs w:val="1"/>
                <w:sz w:val="20"/>
                <w:szCs w:val="20"/>
                <w:rtl w:val="0"/>
              </w:rPr>
              <w:t xml:space="preserve">Example: </w:t>
            </w:r>
            <w:r w:rsidDel="00000000" w:rsidR="00000000" w:rsidRPr="00000000">
              <w:rPr>
                <w:sz w:val="20"/>
                <w:szCs w:val="20"/>
                <w:rtl w:val="0"/>
              </w:rPr>
              <w:t xml:space="preserve">Population registrar, if the first use is an ID credential. Other entities depending in country’s use case context could include for example: Integrator, Technical Implementation, Data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left"/>
              <w:rPr>
                <w:sz w:val="20"/>
                <w:szCs w:val="20"/>
              </w:rPr>
            </w:pPr>
            <w:r w:rsidDel="00000000" w:rsidR="00000000" w:rsidRPr="00000000">
              <w:rPr>
                <w:sz w:val="20"/>
                <w:szCs w:val="20"/>
                <w:rtl w:val="0"/>
              </w:rPr>
              <w:t xml:space="preserve">DPG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left"/>
              <w:rPr>
                <w:sz w:val="20"/>
                <w:szCs w:val="20"/>
              </w:rPr>
            </w:pPr>
            <w:r w:rsidDel="00000000" w:rsidR="00000000" w:rsidRPr="00000000">
              <w:rPr>
                <w:sz w:val="20"/>
                <w:szCs w:val="20"/>
                <w:rtl w:val="0"/>
              </w:rPr>
              <w:t xml:space="preserve">The DPG owner is responsible for keeping the core product code updated and aligned with global best practices by providing regular, automatic upgrades to all countries. </w:t>
            </w:r>
            <w:r w:rsidDel="00000000" w:rsidR="00000000" w:rsidRPr="00000000">
              <w:rPr>
                <w:sz w:val="20"/>
                <w:szCs w:val="20"/>
                <w:rtl w:val="0"/>
              </w:rPr>
              <w:t xml:space="preserve">When necessary, the owner will also offer technical support, including bug fixes and addressing implementation queries that the DPG delegate is unable to resolve.</w:t>
            </w:r>
          </w:p>
          <w:p w:rsidR="00000000" w:rsidDel="00000000" w:rsidP="00000000" w:rsidRDefault="00000000" w:rsidRPr="00000000" w14:paraId="0000011B">
            <w:pPr>
              <w:widowControl w:val="0"/>
              <w:spacing w:after="0" w:line="240" w:lineRule="auto"/>
              <w:jc w:val="left"/>
              <w:rPr>
                <w:sz w:val="20"/>
                <w:szCs w:val="20"/>
              </w:rPr>
            </w:pPr>
            <w:r w:rsidDel="00000000" w:rsidR="00000000" w:rsidRPr="00000000">
              <w:rPr>
                <w:rtl w:val="0"/>
              </w:rPr>
            </w:r>
          </w:p>
          <w:p w:rsidR="00000000" w:rsidDel="00000000" w:rsidP="00000000" w:rsidRDefault="00000000" w:rsidRPr="00000000" w14:paraId="0000011C">
            <w:pPr>
              <w:widowControl w:val="0"/>
              <w:spacing w:after="0"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left"/>
              <w:rPr>
                <w:sz w:val="20"/>
                <w:szCs w:val="20"/>
                <w:shd w:fill="b6d7a8" w:val="clear"/>
              </w:rPr>
            </w:pPr>
            <w:r w:rsidDel="00000000" w:rsidR="00000000" w:rsidRPr="00000000">
              <w:rPr>
                <w:sz w:val="20"/>
                <w:szCs w:val="20"/>
                <w:shd w:fill="b6d7a8" w:val="clear"/>
                <w:rtl w:val="0"/>
              </w:rPr>
              <w:t xml:space="preserve">Example: Owner of DPG that builds and maintains the </w:t>
            </w:r>
            <w:r w:rsidDel="00000000" w:rsidR="00000000" w:rsidRPr="00000000">
              <w:rPr>
                <w:sz w:val="20"/>
                <w:szCs w:val="20"/>
                <w:shd w:fill="b6d7a8" w:val="clear"/>
                <w:rtl w:val="0"/>
              </w:rPr>
              <w:t xml:space="preserve">Verifiable Credential  Stack</w:t>
            </w:r>
          </w:p>
          <w:p w:rsidR="00000000" w:rsidDel="00000000" w:rsidP="00000000" w:rsidRDefault="00000000" w:rsidRPr="00000000" w14:paraId="0000011E">
            <w:pPr>
              <w:widowControl w:val="0"/>
              <w:spacing w:after="0" w:line="240" w:lineRule="auto"/>
              <w:jc w:val="left"/>
              <w:rPr>
                <w:sz w:val="20"/>
                <w:szCs w:val="20"/>
                <w:shd w:fill="b6d7a8" w:val="clear"/>
              </w:rPr>
            </w:pPr>
            <w:r w:rsidDel="00000000" w:rsidR="00000000" w:rsidRPr="00000000">
              <w:rPr>
                <w:rtl w:val="0"/>
              </w:rPr>
            </w:r>
          </w:p>
          <w:p w:rsidR="00000000" w:rsidDel="00000000" w:rsidP="00000000" w:rsidRDefault="00000000" w:rsidRPr="00000000" w14:paraId="0000011F">
            <w:pPr>
              <w:widowControl w:val="0"/>
              <w:spacing w:after="0" w:line="240" w:lineRule="auto"/>
              <w:jc w:val="left"/>
              <w:rPr>
                <w:sz w:val="20"/>
                <w:szCs w:val="20"/>
                <w:shd w:fill="b6d7a8" w:val="clear"/>
              </w:rPr>
            </w:pPr>
            <w:r w:rsidDel="00000000" w:rsidR="00000000" w:rsidRPr="00000000">
              <w:rPr>
                <w:sz w:val="20"/>
                <w:szCs w:val="20"/>
                <w:shd w:fill="b6d7a8" w:val="clear"/>
                <w:rtl w:val="0"/>
              </w:rPr>
              <w:t xml:space="preserve">Web wallet, Mobile  Wallet, Issuance module , Verification module</w:t>
            </w:r>
            <w:r w:rsidDel="00000000" w:rsidR="00000000" w:rsidRPr="00000000">
              <w:rPr>
                <w:rtl w:val="0"/>
              </w:rPr>
            </w:r>
          </w:p>
          <w:p w:rsidR="00000000" w:rsidDel="00000000" w:rsidP="00000000" w:rsidRDefault="00000000" w:rsidRPr="00000000" w14:paraId="00000120">
            <w:pPr>
              <w:widowControl w:val="0"/>
              <w:spacing w:after="0" w:line="240" w:lineRule="auto"/>
              <w:jc w:val="left"/>
              <w:rPr>
                <w:sz w:val="20"/>
                <w:szCs w:val="20"/>
                <w:shd w:fill="b6d7a8" w:val="clear"/>
              </w:rPr>
            </w:pPr>
            <w:r w:rsidDel="00000000" w:rsidR="00000000" w:rsidRPr="00000000">
              <w:rPr>
                <w:rtl w:val="0"/>
              </w:rPr>
            </w:r>
          </w:p>
          <w:p w:rsidR="00000000" w:rsidDel="00000000" w:rsidP="00000000" w:rsidRDefault="00000000" w:rsidRPr="00000000" w14:paraId="00000121">
            <w:pPr>
              <w:widowControl w:val="0"/>
              <w:spacing w:after="0" w:line="240" w:lineRule="auto"/>
              <w:jc w:val="left"/>
              <w:rPr>
                <w:sz w:val="20"/>
                <w:szCs w:val="20"/>
                <w:shd w:fill="b6d7a8" w:val="clear"/>
              </w:rPr>
            </w:pPr>
            <w:r w:rsidDel="00000000" w:rsidR="00000000" w:rsidRPr="00000000">
              <w:rPr>
                <w:sz w:val="20"/>
                <w:szCs w:val="20"/>
                <w:shd w:fill="b6d7a8" w:val="clear"/>
                <w:rtl w:val="0"/>
              </w:rPr>
              <w:t xml:space="preserve">Any credential issuance/verification offering from ISV  that meet guidelines stated in section </w:t>
            </w:r>
            <w:commentRangeStart w:id="6"/>
            <w:hyperlink r:id="rId9">
              <w:r w:rsidDel="00000000" w:rsidR="00000000" w:rsidRPr="00000000">
                <w:rPr>
                  <w:color w:val="1155cc"/>
                  <w:sz w:val="20"/>
                  <w:szCs w:val="20"/>
                  <w:u w:val="single"/>
                  <w:shd w:fill="b6d7a8" w:val="clear"/>
                  <w:rtl w:val="0"/>
                </w:rPr>
                <w:t xml:space="preserve">Solution Approach to Credentialing DPI</w:t>
              </w:r>
            </w:hyperlink>
            <w:commentRangeEnd w:id="6"/>
            <w:r w:rsidDel="00000000" w:rsidR="00000000" w:rsidRPr="00000000">
              <w:commentReference w:id="6"/>
            </w:r>
            <w:r w:rsidDel="00000000" w:rsidR="00000000" w:rsidRPr="00000000">
              <w:rPr>
                <w:sz w:val="20"/>
                <w:szCs w:val="20"/>
                <w:shd w:fill="b6d7a8" w:val="clear"/>
                <w:rtl w:val="0"/>
              </w:rPr>
              <w:t xml:space="preserve">, overall requirements and deliverables of this scope document are allowed. The selected ISV solution providers are called out in respective actor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left"/>
              <w:rPr>
                <w:sz w:val="20"/>
                <w:szCs w:val="20"/>
              </w:rPr>
            </w:pPr>
            <w:r w:rsidDel="00000000" w:rsidR="00000000" w:rsidRPr="00000000">
              <w:rPr>
                <w:sz w:val="20"/>
                <w:szCs w:val="20"/>
                <w:rtl w:val="0"/>
              </w:rPr>
              <w:t xml:space="preserve">DPG Delegate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left"/>
              <w:rPr>
                <w:sz w:val="20"/>
                <w:szCs w:val="20"/>
                <w:shd w:fill="b6d7a8" w:val="clear"/>
              </w:rPr>
            </w:pPr>
            <w:r w:rsidDel="00000000" w:rsidR="00000000" w:rsidRPr="00000000">
              <w:rPr>
                <w:sz w:val="20"/>
                <w:szCs w:val="20"/>
                <w:shd w:fill="b6d7a8" w:val="clear"/>
                <w:rtl w:val="0"/>
              </w:rPr>
              <w:t xml:space="preserve">The DPG delegate is affiliated to the DPG owner and acts as the mission anchor throughout the implementation process and beyond. </w:t>
            </w:r>
          </w:p>
          <w:p w:rsidR="00000000" w:rsidDel="00000000" w:rsidP="00000000" w:rsidRDefault="00000000" w:rsidRPr="00000000" w14:paraId="00000125">
            <w:pPr>
              <w:widowControl w:val="0"/>
              <w:spacing w:after="0" w:line="240" w:lineRule="auto"/>
              <w:jc w:val="left"/>
              <w:rPr>
                <w:sz w:val="20"/>
                <w:szCs w:val="20"/>
              </w:rPr>
            </w:pPr>
            <w:r w:rsidDel="00000000" w:rsidR="00000000" w:rsidRPr="00000000">
              <w:rPr>
                <w:sz w:val="20"/>
                <w:szCs w:val="20"/>
                <w:shd w:fill="b6d7a8" w:val="clear"/>
                <w:rtl w:val="0"/>
              </w:rPr>
              <w:t xml:space="preserve">Its role is to act on the behalf of the DPG owner.</w:t>
            </w:r>
            <w:r w:rsidDel="00000000" w:rsidR="00000000" w:rsidRPr="00000000">
              <w:rPr>
                <w:sz w:val="20"/>
                <w:szCs w:val="20"/>
                <w:rtl w:val="0"/>
              </w:rPr>
              <w:t xml:space="preserve"> </w:t>
            </w:r>
          </w:p>
          <w:p w:rsidR="00000000" w:rsidDel="00000000" w:rsidP="00000000" w:rsidRDefault="00000000" w:rsidRPr="00000000" w14:paraId="00000126">
            <w:pPr>
              <w:widowControl w:val="0"/>
              <w:spacing w:after="0"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left"/>
              <w:rPr>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w:t>
            </w:r>
            <w:r w:rsidDel="00000000" w:rsidR="00000000" w:rsidRPr="00000000">
              <w:rPr>
                <w:sz w:val="20"/>
                <w:szCs w:val="20"/>
                <w:rtl w:val="0"/>
              </w:rPr>
              <w:t xml:space="preserve">Centre for Open Societal Systems (COSS)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left"/>
              <w:rPr>
                <w:sz w:val="20"/>
                <w:szCs w:val="20"/>
              </w:rPr>
            </w:pPr>
            <w:r w:rsidDel="00000000" w:rsidR="00000000" w:rsidRPr="00000000">
              <w:rPr>
                <w:sz w:val="20"/>
                <w:szCs w:val="20"/>
                <w:rtl w:val="0"/>
              </w:rPr>
              <w:t xml:space="preserve">Issuers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sz w:val="20"/>
                <w:szCs w:val="20"/>
              </w:rPr>
            </w:pPr>
            <w:r w:rsidDel="00000000" w:rsidR="00000000" w:rsidRPr="00000000">
              <w:rPr>
                <w:sz w:val="20"/>
                <w:szCs w:val="20"/>
                <w:rtl w:val="0"/>
              </w:rPr>
              <w:t xml:space="preserve">The infrastructure must be built for scale, allowing multiple issuers to be on-boarded at short notice.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left"/>
              <w:rPr>
                <w:i w:val="1"/>
                <w:iCs w:val="1"/>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w:t>
            </w:r>
            <w:r w:rsidDel="00000000" w:rsidR="00000000" w:rsidRPr="00000000">
              <w:rPr>
                <w:i w:val="1"/>
                <w:iCs w:val="1"/>
                <w:sz w:val="20"/>
                <w:szCs w:val="20"/>
                <w:rtl w:val="0"/>
              </w:rPr>
              <w:t xml:space="preserve">The National Land Registry operates within the Ministry of Agriculture and will act as the first digitally verifiable credentials issuer institution.</w:t>
            </w:r>
          </w:p>
          <w:p w:rsidR="00000000" w:rsidDel="00000000" w:rsidP="00000000" w:rsidRDefault="00000000" w:rsidRPr="00000000" w14:paraId="0000012C">
            <w:pPr>
              <w:widowControl w:val="0"/>
              <w:spacing w:after="0"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left"/>
              <w:rPr>
                <w:sz w:val="20"/>
                <w:szCs w:val="20"/>
              </w:rPr>
            </w:pPr>
            <w:r w:rsidDel="00000000" w:rsidR="00000000" w:rsidRPr="00000000">
              <w:rPr>
                <w:sz w:val="20"/>
                <w:szCs w:val="20"/>
                <w:rtl w:val="0"/>
              </w:rPr>
              <w:t xml:space="preserve">Accepting Entities / Verifiers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left"/>
              <w:rPr>
                <w:sz w:val="20"/>
                <w:szCs w:val="20"/>
              </w:rPr>
            </w:pPr>
            <w:r w:rsidDel="00000000" w:rsidR="00000000" w:rsidRPr="00000000">
              <w:rPr>
                <w:sz w:val="20"/>
                <w:szCs w:val="20"/>
                <w:rtl w:val="0"/>
              </w:rPr>
              <w:t xml:space="preserve">The infrastructure must be built for scale, allowing multiple accepting parties or verifiers to use the infrastructure  at short notice.</w:t>
            </w:r>
          </w:p>
          <w:p w:rsidR="00000000" w:rsidDel="00000000" w:rsidP="00000000" w:rsidRDefault="00000000" w:rsidRPr="00000000" w14:paraId="00000130">
            <w:pPr>
              <w:widowControl w:val="0"/>
              <w:spacing w:after="0"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ind w:left="0" w:firstLine="0"/>
              <w:jc w:val="left"/>
              <w:rPr>
                <w:i w:val="1"/>
                <w:iCs w:val="1"/>
                <w:color w:val="999999"/>
                <w:sz w:val="20"/>
                <w:szCs w:val="20"/>
              </w:rPr>
            </w:pPr>
            <w:r w:rsidDel="00000000" w:rsidR="00000000" w:rsidRPr="00000000">
              <w:rPr>
                <w:b w:val="1"/>
                <w:bCs w:val="1"/>
                <w:color w:val="999999"/>
                <w:sz w:val="20"/>
                <w:szCs w:val="20"/>
                <w:rtl w:val="0"/>
              </w:rPr>
              <w:t xml:space="preserve">Example: </w:t>
            </w:r>
            <w:r w:rsidDel="00000000" w:rsidR="00000000" w:rsidRPr="00000000">
              <w:rPr>
                <w:i w:val="1"/>
                <w:iCs w:val="1"/>
                <w:color w:val="999999"/>
                <w:sz w:val="20"/>
                <w:szCs w:val="20"/>
                <w:rtl w:val="0"/>
              </w:rPr>
              <w:t xml:space="preserve">Depending on the use case(s), to identify who will be the accepting entities/ the one(s) that will be verifying documents.</w:t>
            </w:r>
          </w:p>
          <w:p w:rsidR="00000000" w:rsidDel="00000000" w:rsidP="00000000" w:rsidRDefault="00000000" w:rsidRPr="00000000" w14:paraId="00000132">
            <w:pPr>
              <w:widowControl w:val="0"/>
              <w:numPr>
                <w:ilvl w:val="0"/>
                <w:numId w:val="33"/>
              </w:numPr>
              <w:spacing w:after="0" w:line="240" w:lineRule="auto"/>
              <w:ind w:left="720" w:hanging="360"/>
              <w:jc w:val="left"/>
              <w:rPr>
                <w:sz w:val="20"/>
                <w:szCs w:val="20"/>
              </w:rPr>
            </w:pPr>
            <w:r w:rsidDel="00000000" w:rsidR="00000000" w:rsidRPr="00000000">
              <w:rPr>
                <w:sz w:val="20"/>
                <w:szCs w:val="20"/>
                <w:rtl w:val="0"/>
              </w:rPr>
              <w:t xml:space="preserve">Banks </w:t>
            </w:r>
          </w:p>
          <w:p w:rsidR="00000000" w:rsidDel="00000000" w:rsidP="00000000" w:rsidRDefault="00000000" w:rsidRPr="00000000" w14:paraId="00000133">
            <w:pPr>
              <w:widowControl w:val="0"/>
              <w:numPr>
                <w:ilvl w:val="0"/>
                <w:numId w:val="33"/>
              </w:numPr>
              <w:spacing w:after="0" w:line="240" w:lineRule="auto"/>
              <w:ind w:left="720" w:hanging="360"/>
              <w:jc w:val="left"/>
              <w:rPr>
                <w:sz w:val="20"/>
                <w:szCs w:val="20"/>
              </w:rPr>
            </w:pPr>
            <w:r w:rsidDel="00000000" w:rsidR="00000000" w:rsidRPr="00000000">
              <w:rPr>
                <w:sz w:val="20"/>
                <w:szCs w:val="20"/>
                <w:rtl w:val="0"/>
              </w:rPr>
              <w:t xml:space="preserve">xx</w:t>
            </w:r>
          </w:p>
          <w:p w:rsidR="00000000" w:rsidDel="00000000" w:rsidP="00000000" w:rsidRDefault="00000000" w:rsidRPr="00000000" w14:paraId="00000134">
            <w:pPr>
              <w:widowControl w:val="0"/>
              <w:numPr>
                <w:ilvl w:val="0"/>
                <w:numId w:val="33"/>
              </w:numPr>
              <w:spacing w:after="0" w:line="240" w:lineRule="auto"/>
              <w:ind w:left="720" w:hanging="360"/>
              <w:jc w:val="left"/>
              <w:rPr>
                <w:sz w:val="20"/>
                <w:szCs w:val="20"/>
              </w:rPr>
            </w:pPr>
            <w:r w:rsidDel="00000000" w:rsidR="00000000" w:rsidRPr="00000000">
              <w:rPr>
                <w:sz w:val="20"/>
                <w:szCs w:val="20"/>
                <w:rtl w:val="0"/>
              </w:rPr>
              <w:t xml:space="preserve">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left"/>
              <w:rPr>
                <w:sz w:val="20"/>
                <w:szCs w:val="20"/>
              </w:rPr>
            </w:pPr>
            <w:r w:rsidDel="00000000" w:rsidR="00000000" w:rsidRPr="00000000">
              <w:rPr>
                <w:sz w:val="20"/>
                <w:szCs w:val="20"/>
                <w:rtl w:val="0"/>
              </w:rPr>
              <w:t xml:space="preserve">Subject /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left"/>
              <w:rPr>
                <w:sz w:val="20"/>
                <w:szCs w:val="20"/>
              </w:rPr>
            </w:pPr>
            <w:r w:rsidDel="00000000" w:rsidR="00000000" w:rsidRPr="00000000">
              <w:rPr>
                <w:sz w:val="20"/>
                <w:szCs w:val="20"/>
                <w:rtl w:val="0"/>
              </w:rPr>
              <w:t xml:space="preserve">The infrastructure must be capable of supporting multiple simultaneous log-ins and requests for credentials from the holders of the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left"/>
              <w:rPr>
                <w:i w:val="1"/>
                <w:iCs w:val="1"/>
                <w:color w:val="999999"/>
                <w:sz w:val="20"/>
                <w:szCs w:val="20"/>
              </w:rPr>
            </w:pPr>
            <w:r w:rsidDel="00000000" w:rsidR="00000000" w:rsidRPr="00000000">
              <w:rPr>
                <w:b w:val="1"/>
                <w:bCs w:val="1"/>
                <w:i w:val="1"/>
                <w:iCs w:val="1"/>
                <w:color w:val="999999"/>
                <w:sz w:val="20"/>
                <w:szCs w:val="20"/>
                <w:rtl w:val="0"/>
              </w:rPr>
              <w:t xml:space="preserve">Example: </w:t>
            </w:r>
            <w:r w:rsidDel="00000000" w:rsidR="00000000" w:rsidRPr="00000000">
              <w:rPr>
                <w:i w:val="1"/>
                <w:iCs w:val="1"/>
                <w:color w:val="999999"/>
                <w:sz w:val="20"/>
                <w:szCs w:val="20"/>
                <w:rtl w:val="0"/>
              </w:rPr>
              <w:t xml:space="preserve">Depending on the use case(s), to identify who will be the main holder of the documents.</w:t>
            </w:r>
            <w:r w:rsidDel="00000000" w:rsidR="00000000" w:rsidRPr="00000000">
              <w:rPr>
                <w:rtl w:val="0"/>
              </w:rPr>
            </w:r>
          </w:p>
          <w:p w:rsidR="00000000" w:rsidDel="00000000" w:rsidP="00000000" w:rsidRDefault="00000000" w:rsidRPr="00000000" w14:paraId="00000139">
            <w:pPr>
              <w:widowControl w:val="0"/>
              <w:numPr>
                <w:ilvl w:val="0"/>
                <w:numId w:val="38"/>
              </w:numPr>
              <w:spacing w:after="0" w:line="240" w:lineRule="auto"/>
              <w:ind w:left="720" w:hanging="360"/>
              <w:jc w:val="left"/>
              <w:rPr>
                <w:sz w:val="20"/>
                <w:szCs w:val="20"/>
              </w:rPr>
            </w:pPr>
            <w:r w:rsidDel="00000000" w:rsidR="00000000" w:rsidRPr="00000000">
              <w:rPr>
                <w:sz w:val="20"/>
                <w:szCs w:val="20"/>
                <w:rtl w:val="0"/>
              </w:rPr>
              <w:t xml:space="preserve">Land owners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sz w:val="20"/>
                <w:szCs w:val="20"/>
              </w:rPr>
            </w:pPr>
            <w:r w:rsidDel="00000000" w:rsidR="00000000" w:rsidRPr="00000000">
              <w:rPr>
                <w:sz w:val="20"/>
                <w:szCs w:val="20"/>
                <w:rtl w:val="0"/>
              </w:rPr>
              <w:t xml:space="preserve">Service Provider (SP) - Program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sz w:val="20"/>
                <w:szCs w:val="20"/>
              </w:rPr>
            </w:pPr>
            <w:r w:rsidDel="00000000" w:rsidR="00000000" w:rsidRPr="00000000">
              <w:rPr>
                <w:sz w:val="20"/>
                <w:szCs w:val="20"/>
                <w:rtl w:val="0"/>
              </w:rPr>
              <w:t xml:space="preserve">The SP is responsible for the entire Program Management, collaborating with and operating under the oversight of the DPG, DPG delegate (if applicable) and the DPI owner.</w:t>
            </w:r>
          </w:p>
          <w:p w:rsidR="00000000" w:rsidDel="00000000" w:rsidP="00000000" w:rsidRDefault="00000000" w:rsidRPr="00000000" w14:paraId="0000013D">
            <w:pPr>
              <w:widowControl w:val="0"/>
              <w:spacing w:after="0" w:line="240" w:lineRule="auto"/>
              <w:jc w:val="left"/>
              <w:rPr>
                <w:sz w:val="20"/>
                <w:szCs w:val="20"/>
              </w:rPr>
            </w:pPr>
            <w:r w:rsidDel="00000000" w:rsidR="00000000" w:rsidRPr="00000000">
              <w:rPr>
                <w:sz w:val="20"/>
                <w:szCs w:val="20"/>
                <w:rtl w:val="0"/>
              </w:rPr>
              <w:t xml:space="preserve">They must use the open-source DPG code for the Credential Store module as a baseline for technical implementation and contribute back to the code during the course of DaaS implementation. </w:t>
            </w:r>
          </w:p>
          <w:p w:rsidR="00000000" w:rsidDel="00000000" w:rsidP="00000000" w:rsidRDefault="00000000" w:rsidRPr="00000000" w14:paraId="0000013E">
            <w:pPr>
              <w:widowControl w:val="0"/>
              <w:spacing w:after="0" w:line="240" w:lineRule="auto"/>
              <w:jc w:val="left"/>
              <w:rPr>
                <w:sz w:val="20"/>
                <w:szCs w:val="20"/>
              </w:rPr>
            </w:pPr>
            <w:r w:rsidDel="00000000" w:rsidR="00000000" w:rsidRPr="00000000">
              <w:rPr>
                <w:sz w:val="20"/>
                <w:szCs w:val="20"/>
                <w:rtl w:val="0"/>
              </w:rPr>
              <w:t xml:space="preserve">The SPs / ISVs must train and support the country to manage the credentialing infrastructure and integrate it into the national digital infrastructure, and empower them with a strong, clear transition plan from the date requested by the country. </w:t>
            </w:r>
          </w:p>
          <w:p w:rsidR="00000000" w:rsidDel="00000000" w:rsidP="00000000" w:rsidRDefault="00000000" w:rsidRPr="00000000" w14:paraId="0000013F">
            <w:pPr>
              <w:widowControl w:val="0"/>
              <w:spacing w:after="0" w:line="240" w:lineRule="auto"/>
              <w:jc w:val="left"/>
              <w:rPr>
                <w:sz w:val="20"/>
                <w:szCs w:val="20"/>
              </w:rPr>
            </w:pPr>
            <w:r w:rsidDel="00000000" w:rsidR="00000000" w:rsidRPr="00000000">
              <w:rPr>
                <w:rtl w:val="0"/>
              </w:rPr>
            </w:r>
          </w:p>
          <w:p w:rsidR="00000000" w:rsidDel="00000000" w:rsidP="00000000" w:rsidRDefault="00000000" w:rsidRPr="00000000" w14:paraId="00000140">
            <w:pPr>
              <w:widowControl w:val="0"/>
              <w:spacing w:after="0" w:line="240" w:lineRule="auto"/>
              <w:jc w:val="left"/>
              <w:rPr>
                <w:sz w:val="20"/>
                <w:szCs w:val="20"/>
              </w:rPr>
            </w:pPr>
            <w:r w:rsidDel="00000000" w:rsidR="00000000" w:rsidRPr="00000000">
              <w:rPr>
                <w:sz w:val="20"/>
                <w:szCs w:val="20"/>
                <w:rtl w:val="0"/>
              </w:rPr>
              <w:t xml:space="preserve">Responsible for </w:t>
            </w:r>
          </w:p>
          <w:p w:rsidR="00000000" w:rsidDel="00000000" w:rsidP="00000000" w:rsidRDefault="00000000" w:rsidRPr="00000000" w14:paraId="00000141">
            <w:pPr>
              <w:widowControl w:val="0"/>
              <w:numPr>
                <w:ilvl w:val="0"/>
                <w:numId w:val="7"/>
              </w:numPr>
              <w:spacing w:after="0" w:line="240" w:lineRule="auto"/>
              <w:ind w:left="720" w:hanging="360"/>
              <w:jc w:val="left"/>
              <w:rPr>
                <w:sz w:val="20"/>
                <w:szCs w:val="20"/>
              </w:rPr>
            </w:pPr>
            <w:r w:rsidDel="00000000" w:rsidR="00000000" w:rsidRPr="00000000">
              <w:rPr>
                <w:sz w:val="20"/>
                <w:szCs w:val="20"/>
                <w:rtl w:val="0"/>
              </w:rPr>
              <w:t xml:space="preserve">Overall program mgmt</w:t>
            </w:r>
          </w:p>
          <w:p w:rsidR="00000000" w:rsidDel="00000000" w:rsidP="00000000" w:rsidRDefault="00000000" w:rsidRPr="00000000" w14:paraId="00000142">
            <w:pPr>
              <w:widowControl w:val="0"/>
              <w:numPr>
                <w:ilvl w:val="0"/>
                <w:numId w:val="7"/>
              </w:numPr>
              <w:spacing w:after="0" w:line="240" w:lineRule="auto"/>
              <w:ind w:left="720" w:hanging="360"/>
              <w:jc w:val="left"/>
              <w:rPr>
                <w:sz w:val="20"/>
                <w:szCs w:val="20"/>
              </w:rPr>
            </w:pPr>
            <w:r w:rsidDel="00000000" w:rsidR="00000000" w:rsidRPr="00000000">
              <w:rPr>
                <w:sz w:val="20"/>
                <w:szCs w:val="20"/>
                <w:rtl w:val="0"/>
              </w:rPr>
              <w:t xml:space="preserve">Roll out initial and additional  use cases</w:t>
            </w:r>
          </w:p>
          <w:p w:rsidR="00000000" w:rsidDel="00000000" w:rsidP="00000000" w:rsidRDefault="00000000" w:rsidRPr="00000000" w14:paraId="00000143">
            <w:pPr>
              <w:widowControl w:val="0"/>
              <w:numPr>
                <w:ilvl w:val="0"/>
                <w:numId w:val="7"/>
              </w:numPr>
              <w:spacing w:after="0" w:line="240" w:lineRule="auto"/>
              <w:ind w:left="720" w:hanging="360"/>
              <w:jc w:val="left"/>
              <w:rPr>
                <w:sz w:val="20"/>
                <w:szCs w:val="20"/>
              </w:rPr>
            </w:pPr>
            <w:r w:rsidDel="00000000" w:rsidR="00000000" w:rsidRPr="00000000">
              <w:rPr>
                <w:sz w:val="20"/>
                <w:szCs w:val="20"/>
                <w:rtl w:val="0"/>
              </w:rPr>
              <w:t xml:space="preserve">Scale issuance/verification rollouts through adoption</w:t>
            </w:r>
          </w:p>
          <w:p w:rsidR="00000000" w:rsidDel="00000000" w:rsidP="00000000" w:rsidRDefault="00000000" w:rsidRPr="00000000" w14:paraId="00000144">
            <w:pPr>
              <w:widowControl w:val="0"/>
              <w:numPr>
                <w:ilvl w:val="0"/>
                <w:numId w:val="7"/>
              </w:numPr>
              <w:spacing w:after="0" w:line="240" w:lineRule="auto"/>
              <w:ind w:left="720" w:hanging="360"/>
              <w:jc w:val="left"/>
              <w:rPr>
                <w:sz w:val="20"/>
                <w:szCs w:val="20"/>
              </w:rPr>
            </w:pPr>
            <w:r w:rsidDel="00000000" w:rsidR="00000000" w:rsidRPr="00000000">
              <w:rPr>
                <w:sz w:val="20"/>
                <w:szCs w:val="20"/>
                <w:rtl w:val="0"/>
              </w:rPr>
              <w:t xml:space="preserve">End to end ownership (deployment, integration, training, support,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left"/>
              <w:rPr>
                <w:sz w:val="20"/>
                <w:szCs w:val="20"/>
              </w:rPr>
            </w:pPr>
            <w:r w:rsidDel="00000000" w:rsidR="00000000" w:rsidRPr="00000000">
              <w:rPr>
                <w:sz w:val="20"/>
                <w:szCs w:val="20"/>
                <w:rtl w:val="0"/>
              </w:rPr>
              <w:t xml:space="preserve">To be selected as part of the outcome of this procurement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left"/>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left"/>
              <w:rPr>
                <w:sz w:val="20"/>
                <w:szCs w:val="20"/>
              </w:rPr>
            </w:pPr>
            <w:r w:rsidDel="00000000" w:rsidR="00000000" w:rsidRPr="00000000">
              <w:rPr>
                <w:sz w:val="20"/>
                <w:szCs w:val="20"/>
                <w:rtl w:val="0"/>
              </w:rPr>
              <w:t xml:space="preserve">Independent Software Vendor (ISV) - Credential Issuance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left"/>
              <w:rPr>
                <w:sz w:val="20"/>
                <w:szCs w:val="20"/>
              </w:rPr>
            </w:pPr>
            <w:r w:rsidDel="00000000" w:rsidR="00000000" w:rsidRPr="00000000">
              <w:rPr>
                <w:sz w:val="20"/>
                <w:szCs w:val="20"/>
                <w:rtl w:val="0"/>
              </w:rPr>
              <w:t xml:space="preserve">Responsible for</w:t>
            </w:r>
          </w:p>
          <w:p w:rsidR="00000000" w:rsidDel="00000000" w:rsidP="00000000" w:rsidRDefault="00000000" w:rsidRPr="00000000" w14:paraId="00000149">
            <w:pPr>
              <w:widowControl w:val="0"/>
              <w:numPr>
                <w:ilvl w:val="0"/>
                <w:numId w:val="28"/>
              </w:numPr>
              <w:spacing w:after="0" w:line="240" w:lineRule="auto"/>
              <w:ind w:left="720" w:hanging="360"/>
              <w:jc w:val="left"/>
              <w:rPr>
                <w:sz w:val="20"/>
                <w:szCs w:val="20"/>
              </w:rPr>
            </w:pPr>
            <w:r w:rsidDel="00000000" w:rsidR="00000000" w:rsidRPr="00000000">
              <w:rPr>
                <w:sz w:val="20"/>
                <w:szCs w:val="20"/>
                <w:rtl w:val="0"/>
              </w:rPr>
              <w:t xml:space="preserve">Stable product offering </w:t>
            </w:r>
          </w:p>
          <w:p w:rsidR="00000000" w:rsidDel="00000000" w:rsidP="00000000" w:rsidRDefault="00000000" w:rsidRPr="00000000" w14:paraId="0000014A">
            <w:pPr>
              <w:widowControl w:val="0"/>
              <w:numPr>
                <w:ilvl w:val="0"/>
                <w:numId w:val="28"/>
              </w:numPr>
              <w:spacing w:after="0" w:line="240" w:lineRule="auto"/>
              <w:ind w:left="720" w:hanging="360"/>
              <w:jc w:val="left"/>
              <w:rPr>
                <w:sz w:val="20"/>
                <w:szCs w:val="20"/>
              </w:rPr>
            </w:pPr>
            <w:r w:rsidDel="00000000" w:rsidR="00000000" w:rsidRPr="00000000">
              <w:rPr>
                <w:sz w:val="20"/>
                <w:szCs w:val="20"/>
                <w:rtl w:val="0"/>
              </w:rPr>
              <w:t xml:space="preserve">Integrate with all the other components</w:t>
            </w:r>
          </w:p>
          <w:p w:rsidR="00000000" w:rsidDel="00000000" w:rsidP="00000000" w:rsidRDefault="00000000" w:rsidRPr="00000000" w14:paraId="0000014B">
            <w:pPr>
              <w:widowControl w:val="0"/>
              <w:numPr>
                <w:ilvl w:val="0"/>
                <w:numId w:val="28"/>
              </w:numPr>
              <w:spacing w:after="0" w:line="240" w:lineRule="auto"/>
              <w:ind w:left="720" w:hanging="360"/>
              <w:jc w:val="left"/>
              <w:rPr>
                <w:sz w:val="20"/>
                <w:szCs w:val="20"/>
              </w:rPr>
            </w:pPr>
            <w:r w:rsidDel="00000000" w:rsidR="00000000" w:rsidRPr="00000000">
              <w:rPr>
                <w:sz w:val="20"/>
                <w:szCs w:val="20"/>
                <w:rtl w:val="0"/>
              </w:rPr>
              <w:t xml:space="preserve">L1, L2 and L3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left"/>
              <w:rPr>
                <w:i w:val="1"/>
                <w:iCs w:val="1"/>
                <w:color w:val="999999"/>
                <w:sz w:val="20"/>
                <w:szCs w:val="20"/>
              </w:rPr>
            </w:pPr>
            <w:r w:rsidDel="00000000" w:rsidR="00000000" w:rsidRPr="00000000">
              <w:rPr>
                <w:b w:val="1"/>
                <w:bCs w:val="1"/>
                <w:i w:val="1"/>
                <w:iCs w:val="1"/>
                <w:color w:val="999999"/>
                <w:sz w:val="20"/>
                <w:szCs w:val="20"/>
                <w:rtl w:val="0"/>
              </w:rPr>
              <w:t xml:space="preserve">Instructions:</w:t>
            </w:r>
            <w:r w:rsidDel="00000000" w:rsidR="00000000" w:rsidRPr="00000000">
              <w:rPr>
                <w:i w:val="1"/>
                <w:iCs w:val="1"/>
                <w:color w:val="999999"/>
                <w:sz w:val="20"/>
                <w:szCs w:val="20"/>
                <w:rtl w:val="0"/>
              </w:rPr>
              <w:t xml:space="preserve"> Any vendor specific ISV offering already selected and/or being considered by the issuers as part of this engagement</w:t>
            </w:r>
          </w:p>
          <w:p w:rsidR="00000000" w:rsidDel="00000000" w:rsidP="00000000" w:rsidRDefault="00000000" w:rsidRPr="00000000" w14:paraId="0000014D">
            <w:pPr>
              <w:widowControl w:val="0"/>
              <w:spacing w:after="0" w:line="240" w:lineRule="auto"/>
              <w:jc w:val="left"/>
              <w:rPr>
                <w:i w:val="1"/>
                <w:iCs w:val="1"/>
                <w:color w:val="999999"/>
                <w:sz w:val="20"/>
                <w:szCs w:val="20"/>
              </w:rPr>
            </w:pPr>
            <w:r w:rsidDel="00000000" w:rsidR="00000000" w:rsidRPr="00000000">
              <w:rPr>
                <w:rtl w:val="0"/>
              </w:rPr>
            </w:r>
          </w:p>
          <w:p w:rsidR="00000000" w:rsidDel="00000000" w:rsidP="00000000" w:rsidRDefault="00000000" w:rsidRPr="00000000" w14:paraId="0000014E">
            <w:pPr>
              <w:widowControl w:val="0"/>
              <w:spacing w:after="0" w:line="240" w:lineRule="auto"/>
              <w:jc w:val="left"/>
              <w:rPr>
                <w:i w:val="1"/>
                <w:iCs w:val="1"/>
                <w:color w:val="999999"/>
                <w:sz w:val="20"/>
                <w:szCs w:val="20"/>
              </w:rPr>
            </w:pPr>
            <w:r w:rsidDel="00000000" w:rsidR="00000000" w:rsidRPr="00000000">
              <w:rPr>
                <w:i w:val="1"/>
                <w:iCs w:val="1"/>
                <w:color w:val="999999"/>
                <w:sz w:val="20"/>
                <w:szCs w:val="20"/>
                <w:rtl w:val="0"/>
              </w:rPr>
              <w:t xml:space="preserve">If no ISV is listed, SP should consider default components supported by the DPG owner.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left"/>
              <w:rPr>
                <w:sz w:val="20"/>
                <w:szCs w:val="20"/>
              </w:rPr>
            </w:pPr>
            <w:r w:rsidDel="00000000" w:rsidR="00000000" w:rsidRPr="00000000">
              <w:rPr>
                <w:sz w:val="20"/>
                <w:szCs w:val="20"/>
                <w:rtl w:val="0"/>
              </w:rPr>
              <w:t xml:space="preserve">Independent Software Vendor (ISV) - Credential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left"/>
              <w:rPr>
                <w:sz w:val="20"/>
                <w:szCs w:val="20"/>
              </w:rPr>
            </w:pPr>
            <w:r w:rsidDel="00000000" w:rsidR="00000000" w:rsidRPr="00000000">
              <w:rPr>
                <w:sz w:val="20"/>
                <w:szCs w:val="20"/>
                <w:rtl w:val="0"/>
              </w:rPr>
              <w:t xml:space="preserve">Responsible for</w:t>
            </w:r>
          </w:p>
          <w:p w:rsidR="00000000" w:rsidDel="00000000" w:rsidP="00000000" w:rsidRDefault="00000000" w:rsidRPr="00000000" w14:paraId="00000152">
            <w:pPr>
              <w:widowControl w:val="0"/>
              <w:numPr>
                <w:ilvl w:val="0"/>
                <w:numId w:val="1"/>
              </w:numPr>
              <w:spacing w:after="0" w:line="240" w:lineRule="auto"/>
              <w:ind w:left="720" w:hanging="360"/>
              <w:jc w:val="left"/>
              <w:rPr>
                <w:sz w:val="20"/>
                <w:szCs w:val="20"/>
              </w:rPr>
            </w:pPr>
            <w:r w:rsidDel="00000000" w:rsidR="00000000" w:rsidRPr="00000000">
              <w:rPr>
                <w:sz w:val="20"/>
                <w:szCs w:val="20"/>
                <w:rtl w:val="0"/>
              </w:rPr>
              <w:t xml:space="preserve">Stable product offering </w:t>
            </w:r>
          </w:p>
          <w:p w:rsidR="00000000" w:rsidDel="00000000" w:rsidP="00000000" w:rsidRDefault="00000000" w:rsidRPr="00000000" w14:paraId="00000153">
            <w:pPr>
              <w:widowControl w:val="0"/>
              <w:numPr>
                <w:ilvl w:val="0"/>
                <w:numId w:val="1"/>
              </w:numPr>
              <w:spacing w:after="0" w:line="240" w:lineRule="auto"/>
              <w:ind w:left="720" w:hanging="360"/>
              <w:jc w:val="left"/>
              <w:rPr>
                <w:sz w:val="20"/>
                <w:szCs w:val="20"/>
              </w:rPr>
            </w:pPr>
            <w:r w:rsidDel="00000000" w:rsidR="00000000" w:rsidRPr="00000000">
              <w:rPr>
                <w:sz w:val="20"/>
                <w:szCs w:val="20"/>
                <w:rtl w:val="0"/>
              </w:rPr>
              <w:t xml:space="preserve">Integrate with all the other components</w:t>
            </w:r>
          </w:p>
          <w:p w:rsidR="00000000" w:rsidDel="00000000" w:rsidP="00000000" w:rsidRDefault="00000000" w:rsidRPr="00000000" w14:paraId="00000154">
            <w:pPr>
              <w:widowControl w:val="0"/>
              <w:numPr>
                <w:ilvl w:val="0"/>
                <w:numId w:val="1"/>
              </w:numPr>
              <w:spacing w:after="0" w:line="240" w:lineRule="auto"/>
              <w:ind w:left="720" w:hanging="360"/>
              <w:jc w:val="left"/>
              <w:rPr>
                <w:sz w:val="20"/>
                <w:szCs w:val="20"/>
              </w:rPr>
            </w:pPr>
            <w:r w:rsidDel="00000000" w:rsidR="00000000" w:rsidRPr="00000000">
              <w:rPr>
                <w:sz w:val="20"/>
                <w:szCs w:val="20"/>
                <w:rtl w:val="0"/>
              </w:rPr>
              <w:t xml:space="preserve">L1, L2 and L3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left"/>
              <w:rPr>
                <w:i w:val="1"/>
                <w:iCs w:val="1"/>
                <w:color w:val="999999"/>
                <w:sz w:val="20"/>
                <w:szCs w:val="20"/>
              </w:rPr>
            </w:pPr>
            <w:r w:rsidDel="00000000" w:rsidR="00000000" w:rsidRPr="00000000">
              <w:rPr>
                <w:b w:val="1"/>
                <w:bCs w:val="1"/>
                <w:i w:val="1"/>
                <w:iCs w:val="1"/>
                <w:color w:val="999999"/>
                <w:sz w:val="20"/>
                <w:szCs w:val="20"/>
                <w:rtl w:val="0"/>
              </w:rPr>
              <w:t xml:space="preserve">Instructions:</w:t>
            </w:r>
            <w:r w:rsidDel="00000000" w:rsidR="00000000" w:rsidRPr="00000000">
              <w:rPr>
                <w:i w:val="1"/>
                <w:iCs w:val="1"/>
                <w:color w:val="999999"/>
                <w:sz w:val="20"/>
                <w:szCs w:val="20"/>
                <w:rtl w:val="0"/>
              </w:rPr>
              <w:t xml:space="preserve"> Any vendor specific ISV offering already selected and/or being considered by the issuers as part of this engagement</w:t>
            </w:r>
          </w:p>
          <w:p w:rsidR="00000000" w:rsidDel="00000000" w:rsidP="00000000" w:rsidRDefault="00000000" w:rsidRPr="00000000" w14:paraId="00000156">
            <w:pPr>
              <w:widowControl w:val="0"/>
              <w:spacing w:after="0" w:line="240" w:lineRule="auto"/>
              <w:jc w:val="left"/>
              <w:rPr>
                <w:i w:val="1"/>
                <w:iCs w:val="1"/>
                <w:color w:val="999999"/>
                <w:sz w:val="20"/>
                <w:szCs w:val="20"/>
              </w:rPr>
            </w:pPr>
            <w:r w:rsidDel="00000000" w:rsidR="00000000" w:rsidRPr="00000000">
              <w:rPr>
                <w:rtl w:val="0"/>
              </w:rPr>
            </w:r>
          </w:p>
          <w:p w:rsidR="00000000" w:rsidDel="00000000" w:rsidP="00000000" w:rsidRDefault="00000000" w:rsidRPr="00000000" w14:paraId="00000157">
            <w:pPr>
              <w:widowControl w:val="0"/>
              <w:spacing w:after="0" w:line="240" w:lineRule="auto"/>
              <w:jc w:val="left"/>
              <w:rPr>
                <w:i w:val="1"/>
                <w:iCs w:val="1"/>
                <w:color w:val="999999"/>
                <w:sz w:val="20"/>
                <w:szCs w:val="20"/>
              </w:rPr>
            </w:pPr>
            <w:r w:rsidDel="00000000" w:rsidR="00000000" w:rsidRPr="00000000">
              <w:rPr>
                <w:i w:val="1"/>
                <w:iCs w:val="1"/>
                <w:color w:val="999999"/>
                <w:sz w:val="20"/>
                <w:szCs w:val="20"/>
                <w:rtl w:val="0"/>
              </w:rPr>
              <w:t xml:space="preserve">If no ISV is listed, SP should consider default components supported by the DPG owner.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left"/>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left"/>
              <w:rPr>
                <w:sz w:val="20"/>
                <w:szCs w:val="20"/>
              </w:rPr>
            </w:pPr>
            <w:r w:rsidDel="00000000" w:rsidR="00000000" w:rsidRPr="00000000">
              <w:rPr>
                <w:sz w:val="20"/>
                <w:szCs w:val="20"/>
                <w:rtl w:val="0"/>
              </w:rPr>
              <w:t xml:space="preserve">Independent Software Vendor (ISV) - Credential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left"/>
              <w:rPr>
                <w:sz w:val="20"/>
                <w:szCs w:val="20"/>
              </w:rPr>
            </w:pPr>
            <w:r w:rsidDel="00000000" w:rsidR="00000000" w:rsidRPr="00000000">
              <w:rPr>
                <w:sz w:val="20"/>
                <w:szCs w:val="20"/>
                <w:rtl w:val="0"/>
              </w:rPr>
              <w:t xml:space="preserve">Responsible for</w:t>
            </w:r>
          </w:p>
          <w:p w:rsidR="00000000" w:rsidDel="00000000" w:rsidP="00000000" w:rsidRDefault="00000000" w:rsidRPr="00000000" w14:paraId="0000015B">
            <w:pPr>
              <w:widowControl w:val="0"/>
              <w:numPr>
                <w:ilvl w:val="0"/>
                <w:numId w:val="41"/>
              </w:numPr>
              <w:spacing w:after="0" w:line="240" w:lineRule="auto"/>
              <w:ind w:left="720" w:hanging="360"/>
              <w:jc w:val="left"/>
              <w:rPr>
                <w:sz w:val="20"/>
                <w:szCs w:val="20"/>
              </w:rPr>
            </w:pPr>
            <w:r w:rsidDel="00000000" w:rsidR="00000000" w:rsidRPr="00000000">
              <w:rPr>
                <w:sz w:val="20"/>
                <w:szCs w:val="20"/>
                <w:rtl w:val="0"/>
              </w:rPr>
              <w:t xml:space="preserve">Stable product offering </w:t>
            </w:r>
          </w:p>
          <w:p w:rsidR="00000000" w:rsidDel="00000000" w:rsidP="00000000" w:rsidRDefault="00000000" w:rsidRPr="00000000" w14:paraId="0000015C">
            <w:pPr>
              <w:widowControl w:val="0"/>
              <w:numPr>
                <w:ilvl w:val="0"/>
                <w:numId w:val="41"/>
              </w:numPr>
              <w:spacing w:after="0" w:line="240" w:lineRule="auto"/>
              <w:ind w:left="720" w:hanging="360"/>
              <w:jc w:val="left"/>
              <w:rPr>
                <w:sz w:val="20"/>
                <w:szCs w:val="20"/>
              </w:rPr>
            </w:pPr>
            <w:r w:rsidDel="00000000" w:rsidR="00000000" w:rsidRPr="00000000">
              <w:rPr>
                <w:sz w:val="20"/>
                <w:szCs w:val="20"/>
                <w:rtl w:val="0"/>
              </w:rPr>
              <w:t xml:space="preserve">Integrate with all the other components</w:t>
            </w:r>
          </w:p>
          <w:p w:rsidR="00000000" w:rsidDel="00000000" w:rsidP="00000000" w:rsidRDefault="00000000" w:rsidRPr="00000000" w14:paraId="0000015D">
            <w:pPr>
              <w:widowControl w:val="0"/>
              <w:numPr>
                <w:ilvl w:val="0"/>
                <w:numId w:val="41"/>
              </w:numPr>
              <w:spacing w:after="0" w:line="240" w:lineRule="auto"/>
              <w:ind w:left="720" w:hanging="360"/>
              <w:jc w:val="left"/>
              <w:rPr>
                <w:sz w:val="20"/>
                <w:szCs w:val="20"/>
              </w:rPr>
            </w:pPr>
            <w:r w:rsidDel="00000000" w:rsidR="00000000" w:rsidRPr="00000000">
              <w:rPr>
                <w:sz w:val="20"/>
                <w:szCs w:val="20"/>
                <w:rtl w:val="0"/>
              </w:rPr>
              <w:t xml:space="preserve">L1, L2 and L3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left"/>
              <w:rPr>
                <w:i w:val="1"/>
                <w:iCs w:val="1"/>
                <w:color w:val="999999"/>
                <w:sz w:val="20"/>
                <w:szCs w:val="20"/>
              </w:rPr>
            </w:pPr>
            <w:r w:rsidDel="00000000" w:rsidR="00000000" w:rsidRPr="00000000">
              <w:rPr>
                <w:b w:val="1"/>
                <w:bCs w:val="1"/>
                <w:i w:val="1"/>
                <w:iCs w:val="1"/>
                <w:color w:val="999999"/>
                <w:sz w:val="20"/>
                <w:szCs w:val="20"/>
                <w:rtl w:val="0"/>
              </w:rPr>
              <w:t xml:space="preserve">Instructions:</w:t>
            </w:r>
            <w:r w:rsidDel="00000000" w:rsidR="00000000" w:rsidRPr="00000000">
              <w:rPr>
                <w:i w:val="1"/>
                <w:iCs w:val="1"/>
                <w:color w:val="999999"/>
                <w:sz w:val="20"/>
                <w:szCs w:val="20"/>
                <w:rtl w:val="0"/>
              </w:rPr>
              <w:t xml:space="preserve"> Any vendor specific ISV offering already selected and/or being considered by the issuers as part of this engagement</w:t>
            </w:r>
          </w:p>
          <w:p w:rsidR="00000000" w:rsidDel="00000000" w:rsidP="00000000" w:rsidRDefault="00000000" w:rsidRPr="00000000" w14:paraId="0000015F">
            <w:pPr>
              <w:widowControl w:val="0"/>
              <w:spacing w:after="0" w:line="240" w:lineRule="auto"/>
              <w:jc w:val="left"/>
              <w:rPr>
                <w:i w:val="1"/>
                <w:iCs w:val="1"/>
                <w:color w:val="999999"/>
                <w:sz w:val="20"/>
                <w:szCs w:val="20"/>
              </w:rPr>
            </w:pPr>
            <w:r w:rsidDel="00000000" w:rsidR="00000000" w:rsidRPr="00000000">
              <w:rPr>
                <w:rtl w:val="0"/>
              </w:rPr>
            </w:r>
          </w:p>
          <w:p w:rsidR="00000000" w:rsidDel="00000000" w:rsidP="00000000" w:rsidRDefault="00000000" w:rsidRPr="00000000" w14:paraId="00000160">
            <w:pPr>
              <w:widowControl w:val="0"/>
              <w:spacing w:after="0" w:line="240" w:lineRule="auto"/>
              <w:jc w:val="left"/>
              <w:rPr>
                <w:i w:val="1"/>
                <w:iCs w:val="1"/>
                <w:color w:val="999999"/>
                <w:sz w:val="20"/>
                <w:szCs w:val="20"/>
              </w:rPr>
            </w:pPr>
            <w:r w:rsidDel="00000000" w:rsidR="00000000" w:rsidRPr="00000000">
              <w:rPr>
                <w:i w:val="1"/>
                <w:iCs w:val="1"/>
                <w:color w:val="999999"/>
                <w:sz w:val="20"/>
                <w:szCs w:val="20"/>
                <w:rtl w:val="0"/>
              </w:rPr>
              <w:t xml:space="preserve">If no ISV is listed, SP should consider default components supported by the DPG owner.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left"/>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left"/>
              <w:rPr>
                <w:sz w:val="20"/>
                <w:szCs w:val="20"/>
              </w:rPr>
            </w:pPr>
            <w:r w:rsidDel="00000000" w:rsidR="00000000" w:rsidRPr="00000000">
              <w:rPr>
                <w:sz w:val="20"/>
                <w:szCs w:val="20"/>
                <w:rtl w:val="0"/>
              </w:rPr>
              <w:t xml:space="preserve">Engineering Partner Organisation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left"/>
              <w:rPr>
                <w:sz w:val="20"/>
                <w:szCs w:val="20"/>
              </w:rPr>
            </w:pPr>
            <w:r w:rsidDel="00000000" w:rsidR="00000000" w:rsidRPr="00000000">
              <w:rPr>
                <w:sz w:val="20"/>
                <w:szCs w:val="20"/>
                <w:rtl w:val="0"/>
              </w:rPr>
              <w:t xml:space="preserve">DPG Software support. Responsible for </w:t>
            </w:r>
          </w:p>
          <w:p w:rsidR="00000000" w:rsidDel="00000000" w:rsidP="00000000" w:rsidRDefault="00000000" w:rsidRPr="00000000" w14:paraId="00000164">
            <w:pPr>
              <w:widowControl w:val="0"/>
              <w:numPr>
                <w:ilvl w:val="0"/>
                <w:numId w:val="13"/>
              </w:numPr>
              <w:spacing w:after="0" w:line="240" w:lineRule="auto"/>
              <w:ind w:left="720" w:hanging="360"/>
              <w:jc w:val="left"/>
              <w:rPr>
                <w:sz w:val="20"/>
                <w:szCs w:val="20"/>
              </w:rPr>
            </w:pPr>
            <w:r w:rsidDel="00000000" w:rsidR="00000000" w:rsidRPr="00000000">
              <w:rPr>
                <w:sz w:val="20"/>
                <w:szCs w:val="20"/>
                <w:rtl w:val="0"/>
              </w:rPr>
              <w:t xml:space="preserve">Provide L2, L3 support to SP</w:t>
            </w:r>
          </w:p>
          <w:p w:rsidR="00000000" w:rsidDel="00000000" w:rsidP="00000000" w:rsidRDefault="00000000" w:rsidRPr="00000000" w14:paraId="00000165">
            <w:pPr>
              <w:widowControl w:val="0"/>
              <w:numPr>
                <w:ilvl w:val="0"/>
                <w:numId w:val="13"/>
              </w:numPr>
              <w:spacing w:after="0" w:line="240" w:lineRule="auto"/>
              <w:ind w:left="720" w:hanging="360"/>
              <w:jc w:val="left"/>
              <w:rPr>
                <w:sz w:val="20"/>
                <w:szCs w:val="20"/>
              </w:rPr>
            </w:pPr>
            <w:r w:rsidDel="00000000" w:rsidR="00000000" w:rsidRPr="00000000">
              <w:rPr>
                <w:sz w:val="20"/>
                <w:szCs w:val="20"/>
                <w:rtl w:val="0"/>
              </w:rPr>
              <w:t xml:space="preserve">Provide hot fix and other minor bug fixes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Rule="auto"/>
              <w:jc w:val="left"/>
              <w:rPr>
                <w:sz w:val="20"/>
                <w:szCs w:val="20"/>
                <w:highlight w:val="cyan"/>
              </w:rPr>
            </w:pPr>
            <w:r w:rsidDel="00000000" w:rsidR="00000000" w:rsidRPr="00000000">
              <w:rPr>
                <w:sz w:val="20"/>
                <w:szCs w:val="20"/>
                <w:highlight w:val="cyan"/>
                <w:rtl w:val="0"/>
              </w:rPr>
              <w:t xml:space="preserve">The following engineering partner organisation names, as suggested by the DPG owner, are:</w:t>
            </w:r>
          </w:p>
          <w:p w:rsidR="00000000" w:rsidDel="00000000" w:rsidP="00000000" w:rsidRDefault="00000000" w:rsidRPr="00000000" w14:paraId="00000167">
            <w:pPr>
              <w:widowControl w:val="0"/>
              <w:numPr>
                <w:ilvl w:val="0"/>
                <w:numId w:val="14"/>
              </w:numPr>
              <w:spacing w:after="0" w:lineRule="auto"/>
              <w:ind w:left="720" w:hanging="360"/>
              <w:jc w:val="left"/>
              <w:rPr>
                <w:sz w:val="20"/>
                <w:szCs w:val="20"/>
                <w:highlight w:val="cyan"/>
              </w:rPr>
            </w:pPr>
            <w:r w:rsidDel="00000000" w:rsidR="00000000" w:rsidRPr="00000000">
              <w:rPr>
                <w:sz w:val="20"/>
                <w:szCs w:val="20"/>
                <w:highlight w:val="cyan"/>
                <w:rtl w:val="0"/>
              </w:rPr>
              <w:t xml:space="preserve">Cyberpwn</w:t>
            </w:r>
          </w:p>
          <w:p w:rsidR="00000000" w:rsidDel="00000000" w:rsidP="00000000" w:rsidRDefault="00000000" w:rsidRPr="00000000" w14:paraId="00000168">
            <w:pPr>
              <w:widowControl w:val="0"/>
              <w:numPr>
                <w:ilvl w:val="0"/>
                <w:numId w:val="14"/>
              </w:numPr>
              <w:spacing w:after="0" w:lineRule="auto"/>
              <w:ind w:left="720" w:hanging="360"/>
              <w:jc w:val="left"/>
              <w:rPr>
                <w:sz w:val="20"/>
                <w:szCs w:val="20"/>
                <w:highlight w:val="cyan"/>
              </w:rPr>
            </w:pPr>
            <w:r w:rsidDel="00000000" w:rsidR="00000000" w:rsidRPr="00000000">
              <w:rPr>
                <w:sz w:val="20"/>
                <w:szCs w:val="20"/>
                <w:highlight w:val="cyan"/>
                <w:rtl w:val="0"/>
              </w:rPr>
              <w:t xml:space="preserve">Technoforte</w:t>
            </w:r>
          </w:p>
          <w:p w:rsidR="00000000" w:rsidDel="00000000" w:rsidP="00000000" w:rsidRDefault="00000000" w:rsidRPr="00000000" w14:paraId="00000169">
            <w:pPr>
              <w:widowControl w:val="0"/>
              <w:numPr>
                <w:ilvl w:val="0"/>
                <w:numId w:val="14"/>
              </w:numPr>
              <w:spacing w:after="0" w:lineRule="auto"/>
              <w:ind w:left="720" w:hanging="360"/>
              <w:jc w:val="left"/>
              <w:rPr>
                <w:sz w:val="20"/>
                <w:szCs w:val="20"/>
                <w:highlight w:val="cyan"/>
              </w:rPr>
            </w:pPr>
            <w:r w:rsidDel="00000000" w:rsidR="00000000" w:rsidRPr="00000000">
              <w:rPr>
                <w:sz w:val="20"/>
                <w:szCs w:val="20"/>
                <w:highlight w:val="cyan"/>
                <w:rtl w:val="0"/>
              </w:rPr>
              <w:t xml:space="preserve">Ooru</w:t>
            </w:r>
            <w:r w:rsidDel="00000000" w:rsidR="00000000" w:rsidRPr="00000000">
              <w:rPr>
                <w:rtl w:val="0"/>
              </w:rPr>
            </w:r>
          </w:p>
          <w:p w:rsidR="00000000" w:rsidDel="00000000" w:rsidP="00000000" w:rsidRDefault="00000000" w:rsidRPr="00000000" w14:paraId="0000016A">
            <w:pPr>
              <w:widowControl w:val="0"/>
              <w:numPr>
                <w:ilvl w:val="0"/>
                <w:numId w:val="14"/>
              </w:numPr>
              <w:spacing w:after="0" w:lineRule="auto"/>
              <w:ind w:left="720" w:hanging="360"/>
              <w:jc w:val="left"/>
              <w:rPr>
                <w:sz w:val="20"/>
                <w:szCs w:val="20"/>
                <w:highlight w:val="cyan"/>
              </w:rPr>
            </w:pPr>
            <w:r w:rsidDel="00000000" w:rsidR="00000000" w:rsidRPr="00000000">
              <w:rPr>
                <w:sz w:val="20"/>
                <w:szCs w:val="20"/>
                <w:highlight w:val="cyan"/>
                <w:rtl w:val="0"/>
              </w:rPr>
              <w:t xml:space="preserve">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left"/>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left"/>
              <w:rPr>
                <w:sz w:val="20"/>
                <w:szCs w:val="20"/>
              </w:rPr>
            </w:pPr>
            <w:r w:rsidDel="00000000" w:rsidR="00000000" w:rsidRPr="00000000">
              <w:rPr>
                <w:sz w:val="20"/>
                <w:szCs w:val="20"/>
                <w:rtl w:val="0"/>
              </w:rPr>
              <w:t xml:space="preserve">Cloud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left"/>
              <w:rPr>
                <w:sz w:val="20"/>
                <w:szCs w:val="20"/>
              </w:rPr>
            </w:pPr>
            <w:r w:rsidDel="00000000" w:rsidR="00000000" w:rsidRPr="00000000">
              <w:rPr>
                <w:sz w:val="20"/>
                <w:szCs w:val="20"/>
                <w:rtl w:val="0"/>
              </w:rPr>
              <w:t xml:space="preserve">Responsible for</w:t>
            </w:r>
          </w:p>
          <w:p w:rsidR="00000000" w:rsidDel="00000000" w:rsidP="00000000" w:rsidRDefault="00000000" w:rsidRPr="00000000" w14:paraId="0000016E">
            <w:pPr>
              <w:widowControl w:val="0"/>
              <w:numPr>
                <w:ilvl w:val="0"/>
                <w:numId w:val="37"/>
              </w:numPr>
              <w:spacing w:after="0" w:line="240" w:lineRule="auto"/>
              <w:ind w:left="720" w:hanging="360"/>
              <w:jc w:val="left"/>
              <w:rPr>
                <w:sz w:val="20"/>
                <w:szCs w:val="20"/>
              </w:rPr>
            </w:pPr>
            <w:r w:rsidDel="00000000" w:rsidR="00000000" w:rsidRPr="00000000">
              <w:rPr>
                <w:sz w:val="20"/>
                <w:szCs w:val="20"/>
                <w:rtl w:val="0"/>
              </w:rPr>
              <w:t xml:space="preserve">Support ISVs to provide integrated product offering  through SaaS and Hosted options</w:t>
            </w:r>
          </w:p>
          <w:p w:rsidR="00000000" w:rsidDel="00000000" w:rsidP="00000000" w:rsidRDefault="00000000" w:rsidRPr="00000000" w14:paraId="0000016F">
            <w:pPr>
              <w:widowControl w:val="0"/>
              <w:numPr>
                <w:ilvl w:val="0"/>
                <w:numId w:val="37"/>
              </w:numPr>
              <w:spacing w:after="0" w:line="240" w:lineRule="auto"/>
              <w:ind w:left="720" w:hanging="360"/>
              <w:jc w:val="left"/>
              <w:rPr>
                <w:sz w:val="20"/>
                <w:szCs w:val="20"/>
              </w:rPr>
            </w:pPr>
            <w:r w:rsidDel="00000000" w:rsidR="00000000" w:rsidRPr="00000000">
              <w:rPr>
                <w:sz w:val="20"/>
                <w:szCs w:val="20"/>
                <w:rtl w:val="0"/>
              </w:rPr>
              <w:t xml:space="preserve">Provide required credits to DPI Owner and Issuers to host credential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left"/>
              <w:rPr>
                <w:sz w:val="20"/>
                <w:szCs w:val="20"/>
                <w:shd w:fill="b6d7a8" w:val="clear"/>
              </w:rPr>
            </w:pPr>
            <w:r w:rsidDel="00000000" w:rsidR="00000000" w:rsidRPr="00000000">
              <w:rPr>
                <w:sz w:val="20"/>
                <w:szCs w:val="20"/>
                <w:shd w:fill="b6d7a8" w:val="clear"/>
                <w:rtl w:val="0"/>
              </w:rPr>
              <w:t xml:space="preserve">Please see section </w:t>
            </w:r>
            <w:commentRangeStart w:id="7"/>
            <w:r w:rsidDel="00000000" w:rsidR="00000000" w:rsidRPr="00000000">
              <w:rPr>
                <w:sz w:val="20"/>
                <w:szCs w:val="20"/>
                <w:shd w:fill="b6d7a8" w:val="clear"/>
                <w:rtl w:val="0"/>
              </w:rPr>
              <w:t xml:space="preserve">7.1 </w:t>
            </w:r>
            <w:commentRangeStart w:id="8"/>
            <w:r w:rsidDel="00000000" w:rsidR="00000000" w:rsidRPr="00000000">
              <w:rPr>
                <w:sz w:val="20"/>
                <w:szCs w:val="20"/>
                <w:shd w:fill="b6d7a8" w:val="clear"/>
                <w:rtl w:val="0"/>
              </w:rPr>
              <w:t xml:space="preserve">Engagement</w:t>
            </w:r>
            <w:commentRangeEnd w:id="8"/>
            <w:r w:rsidDel="00000000" w:rsidR="00000000" w:rsidRPr="00000000">
              <w:commentReference w:id="8"/>
            </w:r>
            <w:r w:rsidDel="00000000" w:rsidR="00000000" w:rsidRPr="00000000">
              <w:rPr>
                <w:sz w:val="20"/>
                <w:szCs w:val="20"/>
                <w:shd w:fill="b6d7a8" w:val="clear"/>
                <w:rtl w:val="0"/>
              </w:rPr>
              <w:t xml:space="preserve"> model for public cloud-hosted solution offering</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1">
            <w:pPr>
              <w:widowControl w:val="0"/>
              <w:spacing w:after="0" w:line="240" w:lineRule="auto"/>
              <w:jc w:val="left"/>
              <w:rPr>
                <w:sz w:val="18"/>
                <w:szCs w:val="18"/>
              </w:rPr>
            </w:pPr>
            <w:r w:rsidDel="00000000" w:rsidR="00000000" w:rsidRPr="00000000">
              <w:rPr>
                <w:rtl w:val="0"/>
              </w:rPr>
            </w:r>
          </w:p>
        </w:tc>
      </w:tr>
      <w:tr>
        <w:trPr>
          <w:cantSplit w:val="0"/>
          <w:tblHeader w:val="0"/>
          <w:del w:author="Antony Muriithi" w:id="0" w:date="2026-02-04T07:30:14Z"/>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left"/>
              <w:rPr>
                <w:del w:author="Antony Muriithi" w:id="0" w:date="2026-02-04T07:30:14Z"/>
                <w:sz w:val="20"/>
                <w:szCs w:val="20"/>
              </w:rPr>
            </w:pPr>
            <w:del w:author="Antony Muriithi" w:id="0" w:date="2026-02-04T07:30:14Z">
              <w:r w:rsidDel="00000000" w:rsidR="00000000" w:rsidRPr="00000000">
                <w:rPr>
                  <w:sz w:val="20"/>
                  <w:szCs w:val="20"/>
                  <w:rtl w:val="0"/>
                </w:rPr>
                <w:delText xml:space="preserve">12</w:delText>
              </w:r>
              <w:r w:rsidDel="00000000" w:rsidR="00000000" w:rsidRPr="00000000">
                <w:rPr>
                  <w:rtl w:val="0"/>
                </w:rPr>
              </w:r>
            </w:del>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left"/>
              <w:rPr>
                <w:del w:author="Antony Muriithi" w:id="0" w:date="2026-02-04T07:30:14Z"/>
                <w:sz w:val="20"/>
                <w:szCs w:val="20"/>
              </w:rPr>
            </w:pPr>
            <w:del w:author="Antony Muriithi" w:id="0" w:date="2026-02-04T07:30:14Z">
              <w:r w:rsidDel="00000000" w:rsidR="00000000" w:rsidRPr="00000000">
                <w:rPr>
                  <w:sz w:val="20"/>
                  <w:szCs w:val="20"/>
                  <w:rtl w:val="0"/>
                </w:rPr>
                <w:delText xml:space="preserve">Hosting </w:delText>
              </w:r>
              <w:r w:rsidDel="00000000" w:rsidR="00000000" w:rsidRPr="00000000">
                <w:rPr>
                  <w:sz w:val="20"/>
                  <w:szCs w:val="20"/>
                  <w:rtl w:val="0"/>
                </w:rPr>
                <w:delText xml:space="preserve">solution</w:delText>
              </w:r>
              <w:r w:rsidDel="00000000" w:rsidR="00000000" w:rsidRPr="00000000">
                <w:rPr>
                  <w:rtl w:val="0"/>
                </w:rPr>
              </w:r>
            </w:del>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left"/>
              <w:rPr>
                <w:del w:author="Antony Muriithi" w:id="0" w:date="2026-02-04T07:30:14Z"/>
                <w:sz w:val="20"/>
                <w:szCs w:val="20"/>
              </w:rPr>
            </w:pPr>
            <w:del w:author="Antony Muriithi" w:id="0" w:date="2026-02-04T07:30:14Z">
              <w:r w:rsidDel="00000000" w:rsidR="00000000" w:rsidRPr="00000000">
                <w:rPr>
                  <w:sz w:val="20"/>
                  <w:szCs w:val="20"/>
                  <w:rtl w:val="0"/>
                </w:rPr>
                <w:delText xml:space="preserve">Preference for no external/public cloud. The preferred option is to use national infrastructure managed by ATD/AMID (public data centers). A hybrid model may be considered only if it complies with national data sovereignty policies.</w:delText>
              </w:r>
            </w:del>
          </w:p>
          <w:p w:rsidR="00000000" w:rsidDel="00000000" w:rsidP="00000000" w:rsidRDefault="00000000" w:rsidRPr="00000000" w14:paraId="00000175">
            <w:pPr>
              <w:widowControl w:val="0"/>
              <w:spacing w:after="0" w:line="240" w:lineRule="auto"/>
              <w:jc w:val="left"/>
              <w:rPr>
                <w:del w:author="Antony Muriithi" w:id="0" w:date="2026-02-04T07:30:14Z"/>
                <w:sz w:val="20"/>
                <w:szCs w:val="20"/>
              </w:rPr>
            </w:pPr>
            <w:del w:author="Antony Muriithi" w:id="0" w:date="2026-02-04T07:30:14Z">
              <w:r w:rsidDel="00000000" w:rsidR="00000000" w:rsidRPr="00000000">
                <w:rPr>
                  <w:rtl w:val="0"/>
                </w:rPr>
              </w:r>
            </w:del>
          </w:p>
          <w:p w:rsidR="00000000" w:rsidDel="00000000" w:rsidP="00000000" w:rsidRDefault="00000000" w:rsidRPr="00000000" w14:paraId="00000176">
            <w:pPr>
              <w:widowControl w:val="0"/>
              <w:spacing w:after="0" w:line="240" w:lineRule="auto"/>
              <w:jc w:val="left"/>
              <w:rPr>
                <w:del w:author="Antony Muriithi" w:id="0" w:date="2026-02-04T07:30:14Z"/>
                <w:sz w:val="20"/>
                <w:szCs w:val="20"/>
              </w:rPr>
            </w:pPr>
            <w:del w:author="Antony Muriithi" w:id="0" w:date="2026-02-04T07:30:14Z">
              <w:r w:rsidDel="00000000" w:rsidR="00000000" w:rsidRPr="00000000">
                <w:rPr>
                  <w:sz w:val="20"/>
                  <w:szCs w:val="20"/>
                  <w:rtl w:val="0"/>
                </w:rPr>
                <w:delText xml:space="preserve">All deployments must still use Infrastructure as Code (Terraform or equivalent) to remain cloud-agnostic — so countries can deploy on-premise or migrate later.</w:delText>
              </w:r>
            </w:del>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left"/>
              <w:rPr>
                <w:del w:author="Antony Muriithi" w:id="0" w:date="2026-02-04T07:30:14Z"/>
                <w:sz w:val="20"/>
                <w:szCs w:val="20"/>
                <w:shd w:fill="ffd966" w:val="clear"/>
              </w:rPr>
            </w:pPr>
            <w:del w:author="Antony Muriithi" w:id="0" w:date="2026-02-04T07:30:14Z">
              <w:r w:rsidDel="00000000" w:rsidR="00000000" w:rsidRPr="00000000">
                <w:rPr>
                  <w:sz w:val="20"/>
                  <w:szCs w:val="20"/>
                  <w:shd w:fill="ffd966" w:val="clear"/>
                  <w:rtl w:val="0"/>
                </w:rPr>
                <w:delText xml:space="preserve">TBD</w:delText>
              </w:r>
            </w:del>
          </w:p>
        </w:tc>
      </w:tr>
    </w:tbl>
    <w:p w:rsidR="00000000" w:rsidDel="00000000" w:rsidP="00000000" w:rsidRDefault="00000000" w:rsidRPr="00000000" w14:paraId="0000017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bookmarkStart w:colFirst="0" w:colLast="0" w:name="_d9v92bm2t7hx" w:id="21"/>
      <w:bookmarkEnd w:id="21"/>
      <w:r w:rsidDel="00000000" w:rsidR="00000000" w:rsidRPr="00000000">
        <w:rPr>
          <w:rtl w:val="0"/>
        </w:rPr>
      </w:r>
    </w:p>
    <w:p w:rsidR="00000000" w:rsidDel="00000000" w:rsidP="00000000" w:rsidRDefault="00000000" w:rsidRPr="00000000" w14:paraId="0000017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color w:val="6e4afd"/>
          <w:sz w:val="28"/>
          <w:szCs w:val="28"/>
        </w:rPr>
      </w:pPr>
      <w:bookmarkStart w:colFirst="0" w:colLast="0" w:name="_jxn1y8hyebea" w:id="22"/>
      <w:bookmarkEnd w:id="22"/>
      <w:r w:rsidDel="00000000" w:rsidR="00000000" w:rsidRPr="00000000">
        <w:rPr>
          <w:color w:val="6e4afd"/>
          <w:sz w:val="28"/>
          <w:szCs w:val="28"/>
          <w:rtl w:val="0"/>
        </w:rPr>
        <w:t xml:space="preserve">7.  COMPONENTS</w:t>
      </w:r>
    </w:p>
    <w:p w:rsidR="00000000" w:rsidDel="00000000" w:rsidP="00000000" w:rsidRDefault="00000000" w:rsidRPr="00000000" w14:paraId="0000017A">
      <w:pPr>
        <w:rPr/>
      </w:pPr>
      <w:r w:rsidDel="00000000" w:rsidR="00000000" w:rsidRPr="00000000">
        <w:rPr>
          <w:b w:val="1"/>
          <w:bCs w:val="1"/>
          <w:i w:val="1"/>
          <w:iCs w:val="1"/>
          <w:color w:val="999999"/>
          <w:rtl w:val="0"/>
        </w:rPr>
        <w:t xml:space="preserve">Instructions</w:t>
      </w:r>
      <w:r w:rsidDel="00000000" w:rsidR="00000000" w:rsidRPr="00000000">
        <w:rPr>
          <w:i w:val="1"/>
          <w:iCs w:val="1"/>
          <w:color w:val="999999"/>
          <w:rtl w:val="0"/>
        </w:rPr>
        <w:t xml:space="preserve">: If a component is not applicable for a country, please state “Not Applicable” in the column - Product Information (rather than deleting the row)</w:t>
      </w:r>
      <w:r w:rsidDel="00000000" w:rsidR="00000000" w:rsidRPr="00000000">
        <w:rPr>
          <w:rtl w:val="0"/>
        </w:rPr>
      </w:r>
    </w:p>
    <w:tbl>
      <w:tblPr>
        <w:tblStyle w:val="Table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780"/>
        <w:gridCol w:w="5040"/>
        <w:tblGridChange w:id="0">
          <w:tblGrid>
            <w:gridCol w:w="555"/>
            <w:gridCol w:w="3780"/>
            <w:gridCol w:w="50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center"/>
              <w:rPr>
                <w:b w:val="1"/>
                <w:bCs w:val="1"/>
              </w:rPr>
            </w:pPr>
            <w:r w:rsidDel="00000000" w:rsidR="00000000" w:rsidRPr="00000000">
              <w:rPr>
                <w:b w:val="1"/>
                <w:bCs w:val="1"/>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left"/>
              <w:rPr>
                <w:b w:val="1"/>
                <w:bCs w:val="1"/>
              </w:rPr>
            </w:pPr>
            <w:r w:rsidDel="00000000" w:rsidR="00000000" w:rsidRPr="00000000">
              <w:rPr>
                <w:b w:val="1"/>
                <w:bCs w:val="1"/>
                <w:rtl w:val="0"/>
              </w:rPr>
              <w:t xml:space="preserve">Component / Functionality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ind w:left="0" w:firstLine="0"/>
              <w:jc w:val="left"/>
              <w:rPr>
                <w:highlight w:val="cyan"/>
              </w:rPr>
            </w:pPr>
            <w:r w:rsidDel="00000000" w:rsidR="00000000" w:rsidRPr="00000000">
              <w:rPr>
                <w:b w:val="1"/>
                <w:bCs w:val="1"/>
                <w:highlight w:val="cyan"/>
                <w:rtl w:val="0"/>
              </w:rPr>
              <w:t xml:space="preserve">Product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left"/>
              <w:rPr>
                <w:sz w:val="20"/>
                <w:szCs w:val="20"/>
              </w:rPr>
            </w:pPr>
            <w:r w:rsidDel="00000000" w:rsidR="00000000" w:rsidRPr="00000000">
              <w:rPr>
                <w:sz w:val="20"/>
                <w:szCs w:val="20"/>
                <w:rtl w:val="0"/>
              </w:rPr>
              <w:t xml:space="preserve">Credential Issuance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left"/>
              <w:rPr>
                <w:sz w:val="20"/>
                <w:szCs w:val="20"/>
                <w:shd w:fill="b6d7a8" w:val="clear"/>
              </w:rPr>
            </w:pPr>
            <w:r w:rsidDel="00000000" w:rsidR="00000000" w:rsidRPr="00000000">
              <w:rPr>
                <w:b w:val="1"/>
                <w:bCs w:val="1"/>
                <w:sz w:val="20"/>
                <w:szCs w:val="20"/>
                <w:shd w:fill="b6d7a8" w:val="clear"/>
                <w:rtl w:val="0"/>
              </w:rPr>
              <w:t xml:space="preserve">Issuance</w:t>
            </w:r>
            <w:r w:rsidDel="00000000" w:rsidR="00000000" w:rsidRPr="00000000">
              <w:rPr>
                <w:sz w:val="20"/>
                <w:szCs w:val="20"/>
                <w:shd w:fill="b6d7a8" w:val="clear"/>
                <w:rtl w:val="0"/>
              </w:rPr>
              <w:t xml:space="preserve">: </w:t>
            </w:r>
          </w:p>
          <w:p w:rsidR="00000000" w:rsidDel="00000000" w:rsidP="00000000" w:rsidRDefault="00000000" w:rsidRPr="00000000" w14:paraId="00000181">
            <w:pPr>
              <w:widowControl w:val="0"/>
              <w:numPr>
                <w:ilvl w:val="0"/>
                <w:numId w:val="15"/>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Inji Certify </w:t>
            </w:r>
          </w:p>
          <w:p w:rsidR="00000000" w:rsidDel="00000000" w:rsidP="00000000" w:rsidRDefault="00000000" w:rsidRPr="00000000" w14:paraId="00000182">
            <w:pPr>
              <w:widowControl w:val="0"/>
              <w:numPr>
                <w:ilvl w:val="0"/>
                <w:numId w:val="15"/>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ISV SDK</w:t>
            </w:r>
          </w:p>
          <w:p w:rsidR="00000000" w:rsidDel="00000000" w:rsidP="00000000" w:rsidRDefault="00000000" w:rsidRPr="00000000" w14:paraId="00000183">
            <w:pPr>
              <w:widowControl w:val="0"/>
              <w:numPr>
                <w:ilvl w:val="0"/>
                <w:numId w:val="15"/>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ISV SaaS Offering</w:t>
            </w:r>
            <w:r w:rsidDel="00000000" w:rsidR="00000000" w:rsidRPr="00000000">
              <w:rPr>
                <w:rtl w:val="0"/>
              </w:rPr>
            </w:r>
          </w:p>
          <w:p w:rsidR="00000000" w:rsidDel="00000000" w:rsidP="00000000" w:rsidRDefault="00000000" w:rsidRPr="00000000" w14:paraId="00000184">
            <w:pPr>
              <w:widowControl w:val="0"/>
              <w:numPr>
                <w:ilvl w:val="0"/>
                <w:numId w:val="15"/>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Credebl</w:t>
            </w:r>
          </w:p>
          <w:p w:rsidR="00000000" w:rsidDel="00000000" w:rsidP="00000000" w:rsidRDefault="00000000" w:rsidRPr="00000000" w14:paraId="00000185">
            <w:pPr>
              <w:widowControl w:val="0"/>
              <w:numPr>
                <w:ilvl w:val="0"/>
                <w:numId w:val="15"/>
              </w:numPr>
              <w:spacing w:after="0" w:line="240" w:lineRule="auto"/>
              <w:ind w:left="720" w:hanging="360"/>
              <w:jc w:val="left"/>
              <w:rPr>
                <w:sz w:val="20"/>
                <w:szCs w:val="20"/>
                <w:shd w:fill="b6d7a8" w:val="clear"/>
              </w:rPr>
            </w:pPr>
            <w:hyperlink r:id="rId10">
              <w:r w:rsidDel="00000000" w:rsidR="00000000" w:rsidRPr="00000000">
                <w:rPr>
                  <w:color w:val="1155cc"/>
                  <w:sz w:val="20"/>
                  <w:szCs w:val="20"/>
                  <w:u w:val="single"/>
                  <w:shd w:fill="b6d7a8" w:val="clear"/>
                  <w:rtl w:val="0"/>
                </w:rPr>
                <w:t xml:space="preserve">Walt.id</w:t>
              </w:r>
            </w:hyperlink>
            <w:r w:rsidDel="00000000" w:rsidR="00000000" w:rsidRPr="00000000">
              <w:rPr>
                <w:rtl w:val="0"/>
              </w:rPr>
            </w:r>
          </w:p>
          <w:p w:rsidR="00000000" w:rsidDel="00000000" w:rsidP="00000000" w:rsidRDefault="00000000" w:rsidRPr="00000000" w14:paraId="00000186">
            <w:pPr>
              <w:widowControl w:val="0"/>
              <w:numPr>
                <w:ilvl w:val="0"/>
                <w:numId w:val="15"/>
              </w:numPr>
              <w:spacing w:after="0" w:line="240" w:lineRule="auto"/>
              <w:ind w:left="720" w:hanging="360"/>
              <w:jc w:val="left"/>
              <w:rPr>
                <w:sz w:val="20"/>
                <w:szCs w:val="20"/>
                <w:u w:val="none"/>
                <w:shd w:fill="b6d7a8" w:val="clear"/>
              </w:rPr>
            </w:pPr>
            <w:r w:rsidDel="00000000" w:rsidR="00000000" w:rsidRPr="00000000">
              <w:rPr>
                <w:sz w:val="20"/>
                <w:szCs w:val="20"/>
                <w:shd w:fill="b6d7a8" w:val="clear"/>
                <w:rtl w:val="0"/>
              </w:rPr>
              <w:t xml:space="preserve">Quark.id</w:t>
            </w:r>
          </w:p>
          <w:p w:rsidR="00000000" w:rsidDel="00000000" w:rsidP="00000000" w:rsidRDefault="00000000" w:rsidRPr="00000000" w14:paraId="00000187">
            <w:pPr>
              <w:widowControl w:val="0"/>
              <w:spacing w:after="0" w:line="240" w:lineRule="auto"/>
              <w:ind w:left="720" w:firstLine="0"/>
              <w:jc w:val="left"/>
              <w:rPr>
                <w:sz w:val="20"/>
                <w:szCs w:val="20"/>
                <w:shd w:fill="b6d7a8" w:val="clear"/>
              </w:rPr>
            </w:pPr>
            <w:r w:rsidDel="00000000" w:rsidR="00000000" w:rsidRPr="00000000">
              <w:rPr>
                <w:rtl w:val="0"/>
              </w:rPr>
            </w:r>
          </w:p>
          <w:p w:rsidR="00000000" w:rsidDel="00000000" w:rsidP="00000000" w:rsidRDefault="00000000" w:rsidRPr="00000000" w14:paraId="00000188">
            <w:pPr>
              <w:widowControl w:val="0"/>
              <w:spacing w:after="0" w:line="240" w:lineRule="auto"/>
              <w:ind w:left="0" w:firstLine="0"/>
              <w:jc w:val="left"/>
              <w:rPr>
                <w:sz w:val="20"/>
                <w:szCs w:val="20"/>
                <w:shd w:fill="b6d7a8" w:val="clear"/>
              </w:rPr>
            </w:pPr>
            <w:r w:rsidDel="00000000" w:rsidR="00000000" w:rsidRPr="00000000">
              <w:rPr>
                <w:b w:val="1"/>
                <w:bCs w:val="1"/>
                <w:sz w:val="20"/>
                <w:szCs w:val="20"/>
                <w:shd w:fill="b6d7a8" w:val="clear"/>
                <w:rtl w:val="0"/>
              </w:rPr>
              <w:t xml:space="preserve">Standard</w:t>
            </w:r>
            <w:r w:rsidDel="00000000" w:rsidR="00000000" w:rsidRPr="00000000">
              <w:rPr>
                <w:sz w:val="20"/>
                <w:szCs w:val="20"/>
                <w:shd w:fill="b6d7a8" w:val="clear"/>
                <w:rtl w:val="0"/>
              </w:rPr>
              <w:t xml:space="preserve">:</w:t>
            </w:r>
          </w:p>
          <w:p w:rsidR="00000000" w:rsidDel="00000000" w:rsidP="00000000" w:rsidRDefault="00000000" w:rsidRPr="00000000" w14:paraId="00000189">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shd w:fill="b6d7a8" w:val="clear"/>
              </w:rPr>
            </w:pPr>
            <w:r w:rsidDel="00000000" w:rsidR="00000000" w:rsidRPr="00000000">
              <w:rPr>
                <w:sz w:val="20"/>
                <w:szCs w:val="20"/>
                <w:shd w:fill="b6d7a8" w:val="clear"/>
                <w:rtl w:val="0"/>
              </w:rPr>
              <w:t xml:space="preserve">W3C-VC</w:t>
            </w:r>
            <w:r w:rsidDel="00000000" w:rsidR="00000000" w:rsidRPr="00000000">
              <w:rPr>
                <w:b w:val="1"/>
                <w:bCs w:val="1"/>
                <w:sz w:val="20"/>
                <w:szCs w:val="20"/>
                <w:shd w:fill="b6d7a8" w:val="clear"/>
                <w:rtl w:val="0"/>
              </w:rPr>
              <w:t xml:space="preserve"> </w:t>
            </w:r>
          </w:p>
          <w:p w:rsidR="00000000" w:rsidDel="00000000" w:rsidP="00000000" w:rsidRDefault="00000000" w:rsidRPr="00000000" w14:paraId="0000018A">
            <w:pPr>
              <w:widowControl w:val="0"/>
              <w:numPr>
                <w:ilvl w:val="0"/>
                <w:numId w:val="15"/>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mDL</w:t>
            </w:r>
          </w:p>
          <w:p w:rsidR="00000000" w:rsidDel="00000000" w:rsidP="00000000" w:rsidRDefault="00000000" w:rsidRPr="00000000" w14:paraId="0000018B">
            <w:pPr>
              <w:widowControl w:val="0"/>
              <w:spacing w:after="0" w:line="240" w:lineRule="auto"/>
              <w:jc w:val="left"/>
              <w:rPr>
                <w:b w:val="1"/>
                <w:bCs w:val="1"/>
                <w:sz w:val="20"/>
                <w:szCs w:val="20"/>
              </w:rPr>
            </w:pPr>
            <w:r w:rsidDel="00000000" w:rsidR="00000000" w:rsidRPr="00000000">
              <w:rPr>
                <w:rtl w:val="0"/>
              </w:rPr>
            </w:r>
          </w:p>
          <w:p w:rsidR="00000000" w:rsidDel="00000000" w:rsidP="00000000" w:rsidRDefault="00000000" w:rsidRPr="00000000" w14:paraId="0000018C">
            <w:pPr>
              <w:widowControl w:val="0"/>
              <w:spacing w:after="0" w:line="240" w:lineRule="auto"/>
              <w:jc w:val="left"/>
              <w:rPr>
                <w:sz w:val="20"/>
                <w:szCs w:val="20"/>
              </w:rPr>
            </w:pPr>
            <w:r w:rsidDel="00000000" w:rsidR="00000000" w:rsidRPr="00000000">
              <w:rPr>
                <w:b w:val="1"/>
                <w:bCs w:val="1"/>
                <w:sz w:val="20"/>
                <w:szCs w:val="20"/>
                <w:rtl w:val="0"/>
              </w:rPr>
              <w:t xml:space="preserve">Schema</w:t>
            </w:r>
            <w:r w:rsidDel="00000000" w:rsidR="00000000" w:rsidRPr="00000000">
              <w:rPr>
                <w:sz w:val="20"/>
                <w:szCs w:val="20"/>
                <w:rtl w:val="0"/>
              </w:rPr>
              <w:t xml:space="preserve">:</w:t>
            </w:r>
          </w:p>
          <w:p w:rsidR="00000000" w:rsidDel="00000000" w:rsidP="00000000" w:rsidRDefault="00000000" w:rsidRPr="00000000" w14:paraId="0000018D">
            <w:pPr>
              <w:widowControl w:val="0"/>
              <w:numPr>
                <w:ilvl w:val="0"/>
                <w:numId w:val="42"/>
              </w:numPr>
              <w:spacing w:after="0" w:line="240" w:lineRule="auto"/>
              <w:ind w:left="720" w:hanging="360"/>
              <w:jc w:val="left"/>
              <w:rPr>
                <w:sz w:val="20"/>
                <w:szCs w:val="20"/>
                <w:u w:val="none"/>
              </w:rPr>
            </w:pPr>
            <w:r w:rsidDel="00000000" w:rsidR="00000000" w:rsidRPr="00000000">
              <w:rPr>
                <w:sz w:val="20"/>
                <w:szCs w:val="20"/>
                <w:rtl w:val="0"/>
              </w:rPr>
              <w:t xml:space="preserve">Custom json schema (as agreed with Issuer) Priority is to align with </w:t>
            </w:r>
            <w:hyperlink r:id="rId11">
              <w:r w:rsidDel="00000000" w:rsidR="00000000" w:rsidRPr="00000000">
                <w:rPr>
                  <w:color w:val="1155cc"/>
                  <w:sz w:val="20"/>
                  <w:szCs w:val="20"/>
                  <w:u w:val="single"/>
                  <w:rtl w:val="0"/>
                </w:rPr>
                <w:t xml:space="preserve">schema.org</w:t>
              </w:r>
            </w:hyperlink>
            <w:r w:rsidDel="00000000" w:rsidR="00000000" w:rsidRPr="00000000">
              <w:rPr>
                <w:sz w:val="20"/>
                <w:szCs w:val="20"/>
                <w:rtl w:val="0"/>
              </w:rPr>
              <w:t xml:space="preserve"> for interoperability</w:t>
            </w:r>
          </w:p>
          <w:p w:rsidR="00000000" w:rsidDel="00000000" w:rsidP="00000000" w:rsidRDefault="00000000" w:rsidRPr="00000000" w14:paraId="0000018E">
            <w:pPr>
              <w:widowControl w:val="0"/>
              <w:spacing w:after="0" w:line="240" w:lineRule="auto"/>
              <w:jc w:val="left"/>
              <w:rPr>
                <w:b w:val="1"/>
                <w:bCs w:val="1"/>
                <w:sz w:val="20"/>
                <w:szCs w:val="20"/>
              </w:rPr>
            </w:pPr>
            <w:r w:rsidDel="00000000" w:rsidR="00000000" w:rsidRPr="00000000">
              <w:rPr>
                <w:rtl w:val="0"/>
              </w:rPr>
            </w:r>
          </w:p>
          <w:p w:rsidR="00000000" w:rsidDel="00000000" w:rsidP="00000000" w:rsidRDefault="00000000" w:rsidRPr="00000000" w14:paraId="0000018F">
            <w:pPr>
              <w:widowControl w:val="0"/>
              <w:spacing w:after="0" w:line="240" w:lineRule="auto"/>
              <w:jc w:val="left"/>
              <w:rPr>
                <w:sz w:val="20"/>
                <w:szCs w:val="20"/>
              </w:rPr>
            </w:pPr>
            <w:r w:rsidDel="00000000" w:rsidR="00000000" w:rsidRPr="00000000">
              <w:rPr>
                <w:b w:val="1"/>
                <w:bCs w:val="1"/>
                <w:sz w:val="20"/>
                <w:szCs w:val="20"/>
                <w:rtl w:val="0"/>
              </w:rPr>
              <w:t xml:space="preserve">Formats</w:t>
            </w:r>
            <w:r w:rsidDel="00000000" w:rsidR="00000000" w:rsidRPr="00000000">
              <w:rPr>
                <w:sz w:val="20"/>
                <w:szCs w:val="20"/>
                <w:rtl w:val="0"/>
              </w:rPr>
              <w:t xml:space="preserve">:</w:t>
            </w:r>
          </w:p>
          <w:p w:rsidR="00000000" w:rsidDel="00000000" w:rsidP="00000000" w:rsidRDefault="00000000" w:rsidRPr="00000000" w14:paraId="00000190">
            <w:pPr>
              <w:widowControl w:val="0"/>
              <w:numPr>
                <w:ilvl w:val="0"/>
                <w:numId w:val="52"/>
              </w:numPr>
              <w:spacing w:after="0" w:line="240" w:lineRule="auto"/>
              <w:ind w:left="720" w:hanging="360"/>
              <w:jc w:val="left"/>
              <w:rPr>
                <w:sz w:val="20"/>
                <w:szCs w:val="20"/>
                <w:u w:val="none"/>
              </w:rPr>
            </w:pPr>
            <w:r w:rsidDel="00000000" w:rsidR="00000000" w:rsidRPr="00000000">
              <w:rPr>
                <w:sz w:val="20"/>
                <w:szCs w:val="20"/>
                <w:rtl w:val="0"/>
              </w:rPr>
              <w:t xml:space="preserve">Signed .pdf doc with signed QR</w:t>
            </w:r>
          </w:p>
          <w:p w:rsidR="00000000" w:rsidDel="00000000" w:rsidP="00000000" w:rsidRDefault="00000000" w:rsidRPr="00000000" w14:paraId="00000191">
            <w:pPr>
              <w:widowControl w:val="0"/>
              <w:numPr>
                <w:ilvl w:val="0"/>
                <w:numId w:val="52"/>
              </w:numPr>
              <w:spacing w:after="0" w:line="240" w:lineRule="auto"/>
              <w:ind w:left="720" w:hanging="360"/>
              <w:jc w:val="left"/>
              <w:rPr>
                <w:sz w:val="20"/>
                <w:szCs w:val="20"/>
                <w:u w:val="none"/>
              </w:rPr>
            </w:pPr>
            <w:r w:rsidDel="00000000" w:rsidR="00000000" w:rsidRPr="00000000">
              <w:rPr>
                <w:sz w:val="20"/>
                <w:szCs w:val="20"/>
                <w:rtl w:val="0"/>
              </w:rPr>
              <w:t xml:space="preserve">.json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left"/>
              <w:rPr>
                <w:sz w:val="20"/>
                <w:szCs w:val="20"/>
              </w:rPr>
            </w:pPr>
            <w:r w:rsidDel="00000000" w:rsidR="00000000" w:rsidRPr="00000000">
              <w:rPr>
                <w:sz w:val="20"/>
                <w:szCs w:val="20"/>
                <w:rtl w:val="0"/>
              </w:rPr>
              <w:t xml:space="preserve">Credential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left"/>
              <w:rPr>
                <w:sz w:val="20"/>
                <w:szCs w:val="20"/>
              </w:rPr>
            </w:pPr>
            <w:r w:rsidDel="00000000" w:rsidR="00000000" w:rsidRPr="00000000">
              <w:rPr>
                <w:b w:val="1"/>
                <w:bCs w:val="1"/>
                <w:sz w:val="20"/>
                <w:szCs w:val="20"/>
                <w:rtl w:val="0"/>
              </w:rPr>
              <w:t xml:space="preserve">Verification</w:t>
            </w:r>
            <w:r w:rsidDel="00000000" w:rsidR="00000000" w:rsidRPr="00000000">
              <w:rPr>
                <w:sz w:val="20"/>
                <w:szCs w:val="20"/>
                <w:rtl w:val="0"/>
              </w:rPr>
              <w:t xml:space="preserve">:</w:t>
            </w:r>
          </w:p>
          <w:p w:rsidR="00000000" w:rsidDel="00000000" w:rsidP="00000000" w:rsidRDefault="00000000" w:rsidRPr="00000000" w14:paraId="00000195">
            <w:pPr>
              <w:widowControl w:val="0"/>
              <w:numPr>
                <w:ilvl w:val="0"/>
                <w:numId w:val="4"/>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Inji Verify</w:t>
            </w:r>
          </w:p>
          <w:p w:rsidR="00000000" w:rsidDel="00000000" w:rsidP="00000000" w:rsidRDefault="00000000" w:rsidRPr="00000000" w14:paraId="00000196">
            <w:pPr>
              <w:widowControl w:val="0"/>
              <w:numPr>
                <w:ilvl w:val="0"/>
                <w:numId w:val="4"/>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 </w:t>
            </w:r>
            <w:r w:rsidDel="00000000" w:rsidR="00000000" w:rsidRPr="00000000">
              <w:rPr>
                <w:sz w:val="20"/>
                <w:szCs w:val="20"/>
                <w:shd w:fill="b6d7a8" w:val="clear"/>
                <w:rtl w:val="0"/>
              </w:rPr>
              <w:t xml:space="preserve">ISV SDK offering</w:t>
            </w:r>
            <w:r w:rsidDel="00000000" w:rsidR="00000000" w:rsidRPr="00000000">
              <w:rPr>
                <w:rtl w:val="0"/>
              </w:rPr>
            </w:r>
          </w:p>
          <w:p w:rsidR="00000000" w:rsidDel="00000000" w:rsidP="00000000" w:rsidRDefault="00000000" w:rsidRPr="00000000" w14:paraId="00000197">
            <w:pPr>
              <w:widowControl w:val="0"/>
              <w:numPr>
                <w:ilvl w:val="0"/>
                <w:numId w:val="4"/>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Credebl</w:t>
            </w:r>
          </w:p>
          <w:p w:rsidR="00000000" w:rsidDel="00000000" w:rsidP="00000000" w:rsidRDefault="00000000" w:rsidRPr="00000000" w14:paraId="00000198">
            <w:pPr>
              <w:widowControl w:val="0"/>
              <w:numPr>
                <w:ilvl w:val="0"/>
                <w:numId w:val="4"/>
              </w:numPr>
              <w:spacing w:after="0" w:line="240" w:lineRule="auto"/>
              <w:ind w:left="720" w:hanging="360"/>
              <w:jc w:val="left"/>
              <w:rPr>
                <w:sz w:val="20"/>
                <w:szCs w:val="20"/>
                <w:shd w:fill="b6d7a8" w:val="clear"/>
              </w:rPr>
            </w:pPr>
            <w:hyperlink r:id="rId12">
              <w:r w:rsidDel="00000000" w:rsidR="00000000" w:rsidRPr="00000000">
                <w:rPr>
                  <w:color w:val="1155cc"/>
                  <w:sz w:val="20"/>
                  <w:szCs w:val="20"/>
                  <w:u w:val="single"/>
                  <w:shd w:fill="b6d7a8" w:val="clear"/>
                  <w:rtl w:val="0"/>
                </w:rPr>
                <w:t xml:space="preserve">walt.id</w:t>
              </w:r>
            </w:hyperlink>
            <w:r w:rsidDel="00000000" w:rsidR="00000000" w:rsidRPr="00000000">
              <w:rPr>
                <w:rtl w:val="0"/>
              </w:rPr>
            </w:r>
          </w:p>
          <w:p w:rsidR="00000000" w:rsidDel="00000000" w:rsidP="00000000" w:rsidRDefault="00000000" w:rsidRPr="00000000" w14:paraId="00000199">
            <w:pPr>
              <w:widowControl w:val="0"/>
              <w:numPr>
                <w:ilvl w:val="0"/>
                <w:numId w:val="4"/>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Quark.id</w:t>
            </w:r>
          </w:p>
          <w:p w:rsidR="00000000" w:rsidDel="00000000" w:rsidP="00000000" w:rsidRDefault="00000000" w:rsidRPr="00000000" w14:paraId="0000019A">
            <w:pPr>
              <w:widowControl w:val="0"/>
              <w:spacing w:after="0" w:line="240" w:lineRule="auto"/>
              <w:jc w:val="left"/>
              <w:rPr>
                <w:b w:val="1"/>
                <w:bCs w:val="1"/>
                <w:sz w:val="20"/>
                <w:szCs w:val="20"/>
                <w:highlight w:val="yellow"/>
              </w:rPr>
            </w:pPr>
            <w:r w:rsidDel="00000000" w:rsidR="00000000" w:rsidRPr="00000000">
              <w:rPr>
                <w:rtl w:val="0"/>
              </w:rPr>
            </w:r>
          </w:p>
          <w:p w:rsidR="00000000" w:rsidDel="00000000" w:rsidP="00000000" w:rsidRDefault="00000000" w:rsidRPr="00000000" w14:paraId="0000019B">
            <w:pPr>
              <w:widowControl w:val="0"/>
              <w:spacing w:after="0" w:line="240" w:lineRule="auto"/>
              <w:jc w:val="left"/>
              <w:rPr>
                <w:b w:val="1"/>
                <w:bCs w:val="1"/>
                <w:sz w:val="20"/>
                <w:szCs w:val="20"/>
              </w:rPr>
            </w:pPr>
            <w:r w:rsidDel="00000000" w:rsidR="00000000" w:rsidRPr="00000000">
              <w:rPr>
                <w:b w:val="1"/>
                <w:bCs w:val="1"/>
                <w:sz w:val="20"/>
                <w:szCs w:val="20"/>
                <w:rtl w:val="0"/>
              </w:rPr>
              <w:t xml:space="preserve">Integrations with accepting entity for verification:</w:t>
            </w:r>
          </w:p>
          <w:p w:rsidR="00000000" w:rsidDel="00000000" w:rsidP="00000000" w:rsidRDefault="00000000" w:rsidRPr="00000000" w14:paraId="0000019C">
            <w:pPr>
              <w:widowControl w:val="0"/>
              <w:numPr>
                <w:ilvl w:val="0"/>
                <w:numId w:val="2"/>
              </w:numPr>
              <w:spacing w:after="0" w:line="240" w:lineRule="auto"/>
              <w:ind w:left="720" w:hanging="360"/>
              <w:jc w:val="left"/>
              <w:rPr>
                <w:sz w:val="20"/>
                <w:szCs w:val="20"/>
              </w:rPr>
            </w:pPr>
            <w:r w:rsidDel="00000000" w:rsidR="00000000" w:rsidRPr="00000000">
              <w:rPr>
                <w:sz w:val="20"/>
                <w:szCs w:val="20"/>
                <w:rtl w:val="0"/>
              </w:rPr>
              <w:t xml:space="preserve">Accept credentials from any credential store</w:t>
            </w:r>
          </w:p>
          <w:p w:rsidR="00000000" w:rsidDel="00000000" w:rsidP="00000000" w:rsidRDefault="00000000" w:rsidRPr="00000000" w14:paraId="0000019D">
            <w:pPr>
              <w:widowControl w:val="0"/>
              <w:numPr>
                <w:ilvl w:val="0"/>
                <w:numId w:val="48"/>
              </w:numPr>
              <w:spacing w:after="0" w:line="240" w:lineRule="auto"/>
              <w:ind w:left="720" w:hanging="360"/>
              <w:jc w:val="left"/>
              <w:rPr>
                <w:sz w:val="20"/>
                <w:szCs w:val="20"/>
              </w:rPr>
            </w:pPr>
            <w:r w:rsidDel="00000000" w:rsidR="00000000" w:rsidRPr="00000000">
              <w:rPr>
                <w:sz w:val="20"/>
                <w:szCs w:val="20"/>
                <w:rtl w:val="0"/>
              </w:rPr>
              <w:t xml:space="preserve">SDK / Library integrated in web portal/mobile app</w:t>
            </w:r>
          </w:p>
          <w:p w:rsidR="00000000" w:rsidDel="00000000" w:rsidP="00000000" w:rsidRDefault="00000000" w:rsidRPr="00000000" w14:paraId="0000019E">
            <w:pPr>
              <w:widowControl w:val="0"/>
              <w:numPr>
                <w:ilvl w:val="0"/>
                <w:numId w:val="48"/>
              </w:numPr>
              <w:spacing w:after="0" w:line="240" w:lineRule="auto"/>
              <w:ind w:left="720" w:hanging="360"/>
              <w:jc w:val="left"/>
              <w:rPr>
                <w:sz w:val="20"/>
                <w:szCs w:val="20"/>
              </w:rPr>
            </w:pPr>
            <w:r w:rsidDel="00000000" w:rsidR="00000000" w:rsidRPr="00000000">
              <w:rPr>
                <w:sz w:val="20"/>
                <w:szCs w:val="20"/>
                <w:rtl w:val="0"/>
              </w:rPr>
              <w:t xml:space="preserve">Issuer hosted API support and integrate with accepting party web portal/mobile app</w:t>
            </w:r>
          </w:p>
          <w:p w:rsidR="00000000" w:rsidDel="00000000" w:rsidP="00000000" w:rsidRDefault="00000000" w:rsidRPr="00000000" w14:paraId="0000019F">
            <w:pPr>
              <w:widowControl w:val="0"/>
              <w:spacing w:after="0" w:line="240" w:lineRule="auto"/>
              <w:ind w:left="720" w:firstLine="0"/>
              <w:jc w:val="left"/>
              <w:rPr>
                <w:sz w:val="20"/>
                <w:szCs w:val="20"/>
              </w:rPr>
            </w:pPr>
            <w:r w:rsidDel="00000000" w:rsidR="00000000" w:rsidRPr="00000000">
              <w:rPr>
                <w:rtl w:val="0"/>
              </w:rPr>
            </w:r>
          </w:p>
          <w:p w:rsidR="00000000" w:rsidDel="00000000" w:rsidP="00000000" w:rsidRDefault="00000000" w:rsidRPr="00000000" w14:paraId="000001A0">
            <w:pPr>
              <w:widowControl w:val="0"/>
              <w:spacing w:after="0" w:line="240" w:lineRule="auto"/>
              <w:jc w:val="left"/>
              <w:rPr>
                <w:b w:val="1"/>
                <w:bCs w:val="1"/>
                <w:sz w:val="20"/>
                <w:szCs w:val="20"/>
              </w:rPr>
            </w:pPr>
            <w:r w:rsidDel="00000000" w:rsidR="00000000" w:rsidRPr="00000000">
              <w:rPr>
                <w:b w:val="1"/>
                <w:bCs w:val="1"/>
                <w:sz w:val="20"/>
                <w:szCs w:val="20"/>
                <w:rtl w:val="0"/>
              </w:rPr>
              <w:t xml:space="preserve">Credential formats:</w:t>
            </w:r>
          </w:p>
          <w:p w:rsidR="00000000" w:rsidDel="00000000" w:rsidP="00000000" w:rsidRDefault="00000000" w:rsidRPr="00000000" w14:paraId="000001A1">
            <w:pPr>
              <w:widowControl w:val="0"/>
              <w:numPr>
                <w:ilvl w:val="0"/>
                <w:numId w:val="48"/>
              </w:numPr>
              <w:spacing w:after="0" w:line="240" w:lineRule="auto"/>
              <w:ind w:left="720" w:hanging="360"/>
              <w:jc w:val="left"/>
              <w:rPr>
                <w:sz w:val="20"/>
                <w:szCs w:val="20"/>
              </w:rPr>
            </w:pPr>
            <w:r w:rsidDel="00000000" w:rsidR="00000000" w:rsidRPr="00000000">
              <w:rPr>
                <w:sz w:val="20"/>
                <w:szCs w:val="20"/>
                <w:rtl w:val="0"/>
              </w:rPr>
              <w:t xml:space="preserve">Upload pdf on accepting entity web portal / mobile app </w:t>
            </w:r>
          </w:p>
          <w:p w:rsidR="00000000" w:rsidDel="00000000" w:rsidP="00000000" w:rsidRDefault="00000000" w:rsidRPr="00000000" w14:paraId="000001A2">
            <w:pPr>
              <w:widowControl w:val="0"/>
              <w:numPr>
                <w:ilvl w:val="0"/>
                <w:numId w:val="48"/>
              </w:numPr>
              <w:spacing w:after="0" w:line="240" w:lineRule="auto"/>
              <w:ind w:left="720" w:hanging="360"/>
              <w:jc w:val="left"/>
              <w:rPr>
                <w:sz w:val="20"/>
                <w:szCs w:val="20"/>
              </w:rPr>
            </w:pPr>
            <w:r w:rsidDel="00000000" w:rsidR="00000000" w:rsidRPr="00000000">
              <w:rPr>
                <w:sz w:val="20"/>
                <w:szCs w:val="20"/>
                <w:rtl w:val="0"/>
              </w:rPr>
              <w:t xml:space="preserve">QR Scan through mobile app </w:t>
            </w:r>
          </w:p>
          <w:p w:rsidR="00000000" w:rsidDel="00000000" w:rsidP="00000000" w:rsidRDefault="00000000" w:rsidRPr="00000000" w14:paraId="000001A3">
            <w:pPr>
              <w:widowControl w:val="0"/>
              <w:numPr>
                <w:ilvl w:val="0"/>
                <w:numId w:val="48"/>
              </w:numPr>
              <w:spacing w:after="0" w:line="240" w:lineRule="auto"/>
              <w:ind w:left="720" w:hanging="360"/>
              <w:jc w:val="left"/>
              <w:rPr>
                <w:sz w:val="20"/>
                <w:szCs w:val="20"/>
              </w:rPr>
            </w:pPr>
            <w:r w:rsidDel="00000000" w:rsidR="00000000" w:rsidRPr="00000000">
              <w:rPr>
                <w:sz w:val="20"/>
                <w:szCs w:val="20"/>
                <w:rtl w:val="0"/>
              </w:rPr>
              <w:t xml:space="preserve">Share machine readable credential via deep linking, bluetooth, file upload, etc.,</w:t>
            </w:r>
          </w:p>
          <w:p w:rsidR="00000000" w:rsidDel="00000000" w:rsidP="00000000" w:rsidRDefault="00000000" w:rsidRPr="00000000" w14:paraId="000001A4">
            <w:pPr>
              <w:widowControl w:val="0"/>
              <w:numPr>
                <w:ilvl w:val="0"/>
                <w:numId w:val="48"/>
              </w:numPr>
              <w:spacing w:after="0" w:line="240" w:lineRule="auto"/>
              <w:ind w:left="720" w:hanging="360"/>
              <w:jc w:val="left"/>
              <w:rPr>
                <w:sz w:val="20"/>
                <w:szCs w:val="20"/>
              </w:rPr>
            </w:pPr>
            <w:r w:rsidDel="00000000" w:rsidR="00000000" w:rsidRPr="00000000">
              <w:rPr>
                <w:sz w:val="20"/>
                <w:szCs w:val="20"/>
                <w:rtl w:val="0"/>
              </w:rPr>
              <w:t xml:space="preserve">Show pdf print to an authorised agent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jc w:val="left"/>
              <w:rPr>
                <w:sz w:val="20"/>
                <w:szCs w:val="20"/>
              </w:rPr>
            </w:pPr>
            <w:r w:rsidDel="00000000" w:rsidR="00000000" w:rsidRPr="00000000">
              <w:rPr>
                <w:sz w:val="20"/>
                <w:szCs w:val="20"/>
                <w:rtl w:val="0"/>
              </w:rPr>
              <w:t xml:space="preserve">Credential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jc w:val="left"/>
              <w:rPr>
                <w:sz w:val="20"/>
                <w:szCs w:val="20"/>
              </w:rPr>
            </w:pPr>
            <w:r w:rsidDel="00000000" w:rsidR="00000000" w:rsidRPr="00000000">
              <w:rPr>
                <w:b w:val="1"/>
                <w:bCs w:val="1"/>
                <w:sz w:val="20"/>
                <w:szCs w:val="20"/>
                <w:rtl w:val="0"/>
              </w:rPr>
              <w:t xml:space="preserve">eLocker</w:t>
            </w:r>
            <w:r w:rsidDel="00000000" w:rsidR="00000000" w:rsidRPr="00000000">
              <w:rPr>
                <w:sz w:val="20"/>
                <w:szCs w:val="20"/>
                <w:rtl w:val="0"/>
              </w:rPr>
              <w:t xml:space="preserve">: </w:t>
            </w:r>
          </w:p>
          <w:p w:rsidR="00000000" w:rsidDel="00000000" w:rsidP="00000000" w:rsidRDefault="00000000" w:rsidRPr="00000000" w14:paraId="000001A8">
            <w:pPr>
              <w:widowControl w:val="0"/>
              <w:numPr>
                <w:ilvl w:val="0"/>
                <w:numId w:val="4"/>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Inji Web</w:t>
            </w:r>
          </w:p>
          <w:p w:rsidR="00000000" w:rsidDel="00000000" w:rsidP="00000000" w:rsidRDefault="00000000" w:rsidRPr="00000000" w14:paraId="000001A9">
            <w:pPr>
              <w:widowControl w:val="0"/>
              <w:numPr>
                <w:ilvl w:val="0"/>
                <w:numId w:val="4"/>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 ISV SDK offering</w:t>
            </w:r>
            <w:r w:rsidDel="00000000" w:rsidR="00000000" w:rsidRPr="00000000">
              <w:rPr>
                <w:rtl w:val="0"/>
              </w:rPr>
            </w:r>
          </w:p>
          <w:p w:rsidR="00000000" w:rsidDel="00000000" w:rsidP="00000000" w:rsidRDefault="00000000" w:rsidRPr="00000000" w14:paraId="000001AA">
            <w:pPr>
              <w:widowControl w:val="0"/>
              <w:numPr>
                <w:ilvl w:val="0"/>
                <w:numId w:val="4"/>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Credebl</w:t>
            </w:r>
          </w:p>
          <w:p w:rsidR="00000000" w:rsidDel="00000000" w:rsidP="00000000" w:rsidRDefault="00000000" w:rsidRPr="00000000" w14:paraId="000001AB">
            <w:pPr>
              <w:widowControl w:val="0"/>
              <w:numPr>
                <w:ilvl w:val="0"/>
                <w:numId w:val="4"/>
              </w:numPr>
              <w:spacing w:after="0" w:line="240" w:lineRule="auto"/>
              <w:ind w:left="720" w:hanging="360"/>
              <w:jc w:val="left"/>
              <w:rPr>
                <w:sz w:val="20"/>
                <w:szCs w:val="20"/>
                <w:shd w:fill="b6d7a8" w:val="clear"/>
              </w:rPr>
            </w:pPr>
            <w:hyperlink r:id="rId13">
              <w:r w:rsidDel="00000000" w:rsidR="00000000" w:rsidRPr="00000000">
                <w:rPr>
                  <w:color w:val="1155cc"/>
                  <w:sz w:val="20"/>
                  <w:szCs w:val="20"/>
                  <w:u w:val="single"/>
                  <w:shd w:fill="b6d7a8" w:val="clear"/>
                  <w:rtl w:val="0"/>
                </w:rPr>
                <w:t xml:space="preserve">walt.i</w:t>
              </w:r>
            </w:hyperlink>
            <w:r w:rsidDel="00000000" w:rsidR="00000000" w:rsidRPr="00000000">
              <w:rPr>
                <w:sz w:val="20"/>
                <w:szCs w:val="20"/>
                <w:shd w:fill="b6d7a8" w:val="clear"/>
                <w:rtl w:val="0"/>
              </w:rPr>
              <w:t xml:space="preserve">d</w:t>
            </w:r>
          </w:p>
          <w:p w:rsidR="00000000" w:rsidDel="00000000" w:rsidP="00000000" w:rsidRDefault="00000000" w:rsidRPr="00000000" w14:paraId="000001AC">
            <w:pPr>
              <w:widowControl w:val="0"/>
              <w:numPr>
                <w:ilvl w:val="0"/>
                <w:numId w:val="4"/>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Quark.id</w:t>
            </w:r>
            <w:r w:rsidDel="00000000" w:rsidR="00000000" w:rsidRPr="00000000">
              <w:rPr>
                <w:sz w:val="20"/>
                <w:szCs w:val="20"/>
                <w:rtl w:val="0"/>
              </w:rPr>
              <w:t xml:space="preserve"> </w:t>
            </w:r>
          </w:p>
          <w:p w:rsidR="00000000" w:rsidDel="00000000" w:rsidP="00000000" w:rsidRDefault="00000000" w:rsidRPr="00000000" w14:paraId="000001AD">
            <w:pPr>
              <w:widowControl w:val="0"/>
              <w:spacing w:after="0" w:line="240" w:lineRule="auto"/>
              <w:jc w:val="left"/>
              <w:rPr>
                <w:b w:val="1"/>
                <w:bCs w:val="1"/>
                <w:sz w:val="20"/>
                <w:szCs w:val="20"/>
              </w:rPr>
            </w:pPr>
            <w:r w:rsidDel="00000000" w:rsidR="00000000" w:rsidRPr="00000000">
              <w:rPr>
                <w:rtl w:val="0"/>
              </w:rPr>
            </w:r>
          </w:p>
          <w:p w:rsidR="00000000" w:rsidDel="00000000" w:rsidP="00000000" w:rsidRDefault="00000000" w:rsidRPr="00000000" w14:paraId="000001AE">
            <w:pPr>
              <w:widowControl w:val="0"/>
              <w:spacing w:after="0" w:line="240" w:lineRule="auto"/>
              <w:jc w:val="left"/>
              <w:rPr>
                <w:sz w:val="20"/>
                <w:szCs w:val="20"/>
              </w:rPr>
            </w:pPr>
            <w:r w:rsidDel="00000000" w:rsidR="00000000" w:rsidRPr="00000000">
              <w:rPr>
                <w:b w:val="1"/>
                <w:bCs w:val="1"/>
                <w:sz w:val="20"/>
                <w:szCs w:val="20"/>
                <w:rtl w:val="0"/>
              </w:rPr>
              <w:t xml:space="preserve">Channels</w:t>
            </w:r>
            <w:r w:rsidDel="00000000" w:rsidR="00000000" w:rsidRPr="00000000">
              <w:rPr>
                <w:sz w:val="20"/>
                <w:szCs w:val="20"/>
                <w:rtl w:val="0"/>
              </w:rPr>
              <w:t xml:space="preserve">:</w:t>
            </w:r>
          </w:p>
          <w:p w:rsidR="00000000" w:rsidDel="00000000" w:rsidP="00000000" w:rsidRDefault="00000000" w:rsidRPr="00000000" w14:paraId="000001AF">
            <w:pPr>
              <w:widowControl w:val="0"/>
              <w:numPr>
                <w:ilvl w:val="0"/>
                <w:numId w:val="56"/>
              </w:numPr>
              <w:spacing w:after="0" w:line="240" w:lineRule="auto"/>
              <w:ind w:left="720" w:hanging="360"/>
              <w:jc w:val="left"/>
              <w:rPr>
                <w:sz w:val="20"/>
                <w:szCs w:val="20"/>
              </w:rPr>
            </w:pPr>
            <w:r w:rsidDel="00000000" w:rsidR="00000000" w:rsidRPr="00000000">
              <w:rPr>
                <w:sz w:val="20"/>
                <w:szCs w:val="20"/>
                <w:rtl w:val="0"/>
              </w:rPr>
              <w:t xml:space="preserve">In person collection</w:t>
            </w:r>
          </w:p>
          <w:p w:rsidR="00000000" w:rsidDel="00000000" w:rsidP="00000000" w:rsidRDefault="00000000" w:rsidRPr="00000000" w14:paraId="000001B0">
            <w:pPr>
              <w:widowControl w:val="0"/>
              <w:numPr>
                <w:ilvl w:val="0"/>
                <w:numId w:val="56"/>
              </w:numPr>
              <w:spacing w:after="0" w:line="240" w:lineRule="auto"/>
              <w:ind w:left="720" w:hanging="360"/>
              <w:jc w:val="left"/>
              <w:rPr>
                <w:sz w:val="20"/>
                <w:szCs w:val="20"/>
              </w:rPr>
            </w:pPr>
            <w:r w:rsidDel="00000000" w:rsidR="00000000" w:rsidRPr="00000000">
              <w:rPr>
                <w:sz w:val="20"/>
                <w:szCs w:val="20"/>
                <w:rtl w:val="0"/>
              </w:rPr>
              <w:t xml:space="preserve">Download from the portal using demo auth (what you know) and/or OTP based authentication.</w:t>
            </w:r>
          </w:p>
          <w:p w:rsidR="00000000" w:rsidDel="00000000" w:rsidP="00000000" w:rsidRDefault="00000000" w:rsidRPr="00000000" w14:paraId="000001B1">
            <w:pPr>
              <w:widowControl w:val="0"/>
              <w:spacing w:after="0" w:line="240" w:lineRule="auto"/>
              <w:jc w:val="left"/>
              <w:rPr>
                <w:sz w:val="20"/>
                <w:szCs w:val="20"/>
              </w:rPr>
            </w:pPr>
            <w:r w:rsidDel="00000000" w:rsidR="00000000" w:rsidRPr="00000000">
              <w:rPr>
                <w:rtl w:val="0"/>
              </w:rPr>
            </w:r>
          </w:p>
          <w:p w:rsidR="00000000" w:rsidDel="00000000" w:rsidP="00000000" w:rsidRDefault="00000000" w:rsidRPr="00000000" w14:paraId="000001B2">
            <w:pPr>
              <w:widowControl w:val="0"/>
              <w:spacing w:after="0" w:line="240" w:lineRule="auto"/>
              <w:jc w:val="left"/>
              <w:rPr>
                <w:sz w:val="20"/>
                <w:szCs w:val="20"/>
              </w:rPr>
            </w:pPr>
            <w:r w:rsidDel="00000000" w:rsidR="00000000" w:rsidRPr="00000000">
              <w:rPr>
                <w:b w:val="1"/>
                <w:bCs w:val="1"/>
                <w:sz w:val="20"/>
                <w:szCs w:val="20"/>
                <w:rtl w:val="0"/>
              </w:rPr>
              <w:t xml:space="preserve">Wallet</w:t>
            </w:r>
            <w:r w:rsidDel="00000000" w:rsidR="00000000" w:rsidRPr="00000000">
              <w:rPr>
                <w:sz w:val="20"/>
                <w:szCs w:val="20"/>
                <w:rtl w:val="0"/>
              </w:rPr>
              <w:t xml:space="preserve">: </w:t>
            </w:r>
          </w:p>
          <w:p w:rsidR="00000000" w:rsidDel="00000000" w:rsidP="00000000" w:rsidRDefault="00000000" w:rsidRPr="00000000" w14:paraId="000001B3">
            <w:pPr>
              <w:widowControl w:val="0"/>
              <w:numPr>
                <w:ilvl w:val="0"/>
                <w:numId w:val="29"/>
              </w:numPr>
              <w:spacing w:after="0" w:line="240" w:lineRule="auto"/>
              <w:ind w:left="720" w:hanging="360"/>
              <w:jc w:val="left"/>
              <w:rPr>
                <w:sz w:val="20"/>
                <w:szCs w:val="20"/>
              </w:rPr>
            </w:pPr>
            <w:r w:rsidDel="00000000" w:rsidR="00000000" w:rsidRPr="00000000">
              <w:rPr>
                <w:sz w:val="20"/>
                <w:szCs w:val="20"/>
                <w:rtl w:val="0"/>
              </w:rPr>
              <w:t xml:space="preserve">Inji Mobile </w:t>
            </w:r>
          </w:p>
          <w:p w:rsidR="00000000" w:rsidDel="00000000" w:rsidP="00000000" w:rsidRDefault="00000000" w:rsidRPr="00000000" w14:paraId="000001B4">
            <w:pPr>
              <w:widowControl w:val="0"/>
              <w:numPr>
                <w:ilvl w:val="0"/>
                <w:numId w:val="29"/>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 ISV SDK offering</w:t>
            </w:r>
            <w:r w:rsidDel="00000000" w:rsidR="00000000" w:rsidRPr="00000000">
              <w:rPr>
                <w:rtl w:val="0"/>
              </w:rPr>
            </w:r>
          </w:p>
          <w:p w:rsidR="00000000" w:rsidDel="00000000" w:rsidP="00000000" w:rsidRDefault="00000000" w:rsidRPr="00000000" w14:paraId="000001B5">
            <w:pPr>
              <w:widowControl w:val="0"/>
              <w:numPr>
                <w:ilvl w:val="0"/>
                <w:numId w:val="29"/>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Credebl</w:t>
            </w:r>
          </w:p>
          <w:p w:rsidR="00000000" w:rsidDel="00000000" w:rsidP="00000000" w:rsidRDefault="00000000" w:rsidRPr="00000000" w14:paraId="000001B6">
            <w:pPr>
              <w:widowControl w:val="0"/>
              <w:numPr>
                <w:ilvl w:val="0"/>
                <w:numId w:val="29"/>
              </w:numPr>
              <w:spacing w:after="0" w:line="240" w:lineRule="auto"/>
              <w:ind w:left="720" w:hanging="360"/>
              <w:jc w:val="left"/>
              <w:rPr>
                <w:sz w:val="20"/>
                <w:szCs w:val="20"/>
                <w:shd w:fill="b6d7a8" w:val="clear"/>
              </w:rPr>
            </w:pPr>
            <w:hyperlink r:id="rId14">
              <w:r w:rsidDel="00000000" w:rsidR="00000000" w:rsidRPr="00000000">
                <w:rPr>
                  <w:color w:val="1155cc"/>
                  <w:sz w:val="20"/>
                  <w:szCs w:val="20"/>
                  <w:u w:val="single"/>
                  <w:shd w:fill="b6d7a8" w:val="clear"/>
                  <w:rtl w:val="0"/>
                </w:rPr>
                <w:t xml:space="preserve">walt.i</w:t>
              </w:r>
            </w:hyperlink>
            <w:r w:rsidDel="00000000" w:rsidR="00000000" w:rsidRPr="00000000">
              <w:rPr>
                <w:sz w:val="20"/>
                <w:szCs w:val="20"/>
                <w:shd w:fill="b6d7a8" w:val="clear"/>
                <w:rtl w:val="0"/>
              </w:rPr>
              <w:t xml:space="preserve">d</w:t>
            </w:r>
          </w:p>
          <w:p w:rsidR="00000000" w:rsidDel="00000000" w:rsidP="00000000" w:rsidRDefault="00000000" w:rsidRPr="00000000" w14:paraId="000001B7">
            <w:pPr>
              <w:widowControl w:val="0"/>
              <w:numPr>
                <w:ilvl w:val="0"/>
                <w:numId w:val="29"/>
              </w:numPr>
              <w:spacing w:after="0" w:line="240" w:lineRule="auto"/>
              <w:ind w:left="720" w:hanging="360"/>
              <w:jc w:val="left"/>
              <w:rPr>
                <w:sz w:val="20"/>
                <w:szCs w:val="20"/>
                <w:shd w:fill="b6d7a8" w:val="clear"/>
              </w:rPr>
            </w:pPr>
            <w:r w:rsidDel="00000000" w:rsidR="00000000" w:rsidRPr="00000000">
              <w:rPr>
                <w:sz w:val="20"/>
                <w:szCs w:val="20"/>
                <w:shd w:fill="b6d7a8" w:val="clear"/>
                <w:rtl w:val="0"/>
              </w:rPr>
              <w:t xml:space="preserve">Quark.id</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B8">
            <w:pPr>
              <w:widowControl w:val="0"/>
              <w:numPr>
                <w:ilvl w:val="0"/>
                <w:numId w:val="29"/>
              </w:numPr>
              <w:spacing w:after="0" w:line="240" w:lineRule="auto"/>
              <w:ind w:left="720" w:hanging="360"/>
              <w:jc w:val="left"/>
              <w:rPr>
                <w:sz w:val="20"/>
                <w:szCs w:val="20"/>
                <w:u w:val="none"/>
              </w:rPr>
            </w:pPr>
            <w:r w:rsidDel="00000000" w:rsidR="00000000" w:rsidRPr="00000000">
              <w:rPr>
                <w:sz w:val="20"/>
                <w:szCs w:val="20"/>
                <w:rtl w:val="0"/>
              </w:rPr>
              <w:t xml:space="preserve">Any open standard compliant wallet</w:t>
            </w:r>
          </w:p>
          <w:p w:rsidR="00000000" w:rsidDel="00000000" w:rsidP="00000000" w:rsidRDefault="00000000" w:rsidRPr="00000000" w14:paraId="000001B9">
            <w:pPr>
              <w:widowControl w:val="0"/>
              <w:spacing w:after="0" w:line="240" w:lineRule="auto"/>
              <w:jc w:val="left"/>
              <w:rPr>
                <w:sz w:val="20"/>
                <w:szCs w:val="20"/>
              </w:rPr>
            </w:pPr>
            <w:r w:rsidDel="00000000" w:rsidR="00000000" w:rsidRPr="00000000">
              <w:rPr>
                <w:rtl w:val="0"/>
              </w:rPr>
            </w:r>
          </w:p>
          <w:p w:rsidR="00000000" w:rsidDel="00000000" w:rsidP="00000000" w:rsidRDefault="00000000" w:rsidRPr="00000000" w14:paraId="000001BA">
            <w:pPr>
              <w:widowControl w:val="0"/>
              <w:spacing w:after="0" w:line="240" w:lineRule="auto"/>
              <w:jc w:val="left"/>
              <w:rPr>
                <w:b w:val="1"/>
                <w:bCs w:val="1"/>
                <w:sz w:val="20"/>
                <w:szCs w:val="20"/>
              </w:rPr>
            </w:pPr>
            <w:r w:rsidDel="00000000" w:rsidR="00000000" w:rsidRPr="00000000">
              <w:rPr>
                <w:b w:val="1"/>
                <w:bCs w:val="1"/>
                <w:sz w:val="20"/>
                <w:szCs w:val="20"/>
                <w:rtl w:val="0"/>
              </w:rPr>
              <w:t xml:space="preserve">Support for additional stores to hold credentials:</w:t>
            </w:r>
          </w:p>
          <w:p w:rsidR="00000000" w:rsidDel="00000000" w:rsidP="00000000" w:rsidRDefault="00000000" w:rsidRPr="00000000" w14:paraId="000001BB">
            <w:pPr>
              <w:widowControl w:val="0"/>
              <w:numPr>
                <w:ilvl w:val="0"/>
                <w:numId w:val="30"/>
              </w:numPr>
              <w:spacing w:after="0" w:line="240" w:lineRule="auto"/>
              <w:ind w:left="720" w:hanging="360"/>
              <w:jc w:val="left"/>
              <w:rPr>
                <w:sz w:val="20"/>
                <w:szCs w:val="20"/>
                <w:u w:val="none"/>
              </w:rPr>
            </w:pPr>
            <w:r w:rsidDel="00000000" w:rsidR="00000000" w:rsidRPr="00000000">
              <w:rPr>
                <w:sz w:val="20"/>
                <w:szCs w:val="20"/>
                <w:rtl w:val="0"/>
              </w:rPr>
              <w:t xml:space="preserve">Holder personal computer/mobile device</w:t>
            </w:r>
          </w:p>
          <w:p w:rsidR="00000000" w:rsidDel="00000000" w:rsidP="00000000" w:rsidRDefault="00000000" w:rsidRPr="00000000" w14:paraId="000001BC">
            <w:pPr>
              <w:widowControl w:val="0"/>
              <w:numPr>
                <w:ilvl w:val="0"/>
                <w:numId w:val="30"/>
              </w:numPr>
              <w:spacing w:after="0" w:line="240" w:lineRule="auto"/>
              <w:ind w:left="720" w:hanging="360"/>
              <w:jc w:val="left"/>
              <w:rPr>
                <w:sz w:val="20"/>
                <w:szCs w:val="20"/>
                <w:u w:val="none"/>
              </w:rPr>
            </w:pPr>
            <w:r w:rsidDel="00000000" w:rsidR="00000000" w:rsidRPr="00000000">
              <w:rPr>
                <w:sz w:val="20"/>
                <w:szCs w:val="20"/>
                <w:rtl w:val="0"/>
              </w:rPr>
              <w:t xml:space="preserve">Cloud storage</w:t>
            </w:r>
          </w:p>
          <w:p w:rsidR="00000000" w:rsidDel="00000000" w:rsidP="00000000" w:rsidRDefault="00000000" w:rsidRPr="00000000" w14:paraId="000001BD">
            <w:pPr>
              <w:widowControl w:val="0"/>
              <w:numPr>
                <w:ilvl w:val="0"/>
                <w:numId w:val="30"/>
              </w:numPr>
              <w:spacing w:after="0" w:line="240" w:lineRule="auto"/>
              <w:ind w:left="720" w:hanging="360"/>
              <w:jc w:val="left"/>
              <w:rPr>
                <w:sz w:val="20"/>
                <w:szCs w:val="20"/>
                <w:u w:val="none"/>
              </w:rPr>
            </w:pPr>
            <w:r w:rsidDel="00000000" w:rsidR="00000000" w:rsidRPr="00000000">
              <w:rPr>
                <w:sz w:val="20"/>
                <w:szCs w:val="20"/>
                <w:rtl w:val="0"/>
              </w:rPr>
              <w:t xml:space="preserve">Physical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left"/>
              <w:rPr>
                <w:sz w:val="20"/>
                <w:szCs w:val="20"/>
                <w:shd w:fill="b6d7a8" w:val="clear"/>
              </w:rPr>
            </w:pPr>
            <w:r w:rsidDel="00000000" w:rsidR="00000000" w:rsidRPr="00000000">
              <w:rPr>
                <w:sz w:val="20"/>
                <w:szCs w:val="20"/>
                <w:shd w:fill="b6d7a8"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left"/>
              <w:rPr>
                <w:sz w:val="20"/>
                <w:szCs w:val="20"/>
                <w:shd w:fill="b6d7a8" w:val="clear"/>
              </w:rPr>
            </w:pPr>
            <w:r w:rsidDel="00000000" w:rsidR="00000000" w:rsidRPr="00000000">
              <w:rPr>
                <w:sz w:val="20"/>
                <w:szCs w:val="20"/>
                <w:shd w:fill="b6d7a8" w:val="clear"/>
                <w:rtl w:val="0"/>
              </w:rPr>
              <w:t xml:space="preserve">Single Sign-On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ind w:right="585.4724409448835"/>
              <w:jc w:val="left"/>
              <w:rPr>
                <w:b w:val="1"/>
                <w:bCs w:val="1"/>
                <w:sz w:val="20"/>
                <w:szCs w:val="20"/>
                <w:shd w:fill="b6d7a8" w:val="clear"/>
              </w:rPr>
            </w:pPr>
            <w:r w:rsidDel="00000000" w:rsidR="00000000" w:rsidRPr="00000000">
              <w:rPr>
                <w:b w:val="1"/>
                <w:bCs w:val="1"/>
                <w:sz w:val="20"/>
                <w:szCs w:val="20"/>
                <w:shd w:fill="b6d7a8" w:val="clear"/>
                <w:rtl w:val="0"/>
              </w:rPr>
              <w:t xml:space="preserve">SSO:</w:t>
            </w:r>
          </w:p>
          <w:p w:rsidR="00000000" w:rsidDel="00000000" w:rsidP="00000000" w:rsidRDefault="00000000" w:rsidRPr="00000000" w14:paraId="000001C1">
            <w:pPr>
              <w:widowControl w:val="0"/>
              <w:numPr>
                <w:ilvl w:val="0"/>
                <w:numId w:val="6"/>
              </w:numPr>
              <w:spacing w:after="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eSignet</w:t>
            </w:r>
          </w:p>
          <w:p w:rsidR="00000000" w:rsidDel="00000000" w:rsidP="00000000" w:rsidRDefault="00000000" w:rsidRPr="00000000" w14:paraId="000001C2">
            <w:pPr>
              <w:widowControl w:val="0"/>
              <w:numPr>
                <w:ilvl w:val="0"/>
                <w:numId w:val="6"/>
              </w:numPr>
              <w:spacing w:after="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Wso2 identity server</w:t>
            </w:r>
          </w:p>
          <w:p w:rsidR="00000000" w:rsidDel="00000000" w:rsidP="00000000" w:rsidRDefault="00000000" w:rsidRPr="00000000" w14:paraId="000001C3">
            <w:pPr>
              <w:widowControl w:val="0"/>
              <w:numPr>
                <w:ilvl w:val="0"/>
                <w:numId w:val="6"/>
              </w:numPr>
              <w:spacing w:after="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Keycloak</w:t>
            </w:r>
          </w:p>
          <w:p w:rsidR="00000000" w:rsidDel="00000000" w:rsidP="00000000" w:rsidRDefault="00000000" w:rsidRPr="00000000" w14:paraId="000001C4">
            <w:pPr>
              <w:widowControl w:val="0"/>
              <w:numPr>
                <w:ilvl w:val="0"/>
                <w:numId w:val="6"/>
              </w:numPr>
              <w:spacing w:after="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Custom SSO in country</w:t>
            </w:r>
          </w:p>
          <w:p w:rsidR="00000000" w:rsidDel="00000000" w:rsidP="00000000" w:rsidRDefault="00000000" w:rsidRPr="00000000" w14:paraId="000001C5">
            <w:pPr>
              <w:widowControl w:val="0"/>
              <w:spacing w:after="0" w:line="240" w:lineRule="auto"/>
              <w:ind w:left="720" w:right="585.4724409448835" w:firstLine="0"/>
              <w:jc w:val="left"/>
              <w:rPr>
                <w:b w:val="1"/>
                <w:bCs w:val="1"/>
                <w:sz w:val="20"/>
                <w:szCs w:val="20"/>
                <w:shd w:fill="b6d7a8" w:val="clear"/>
              </w:rPr>
            </w:pPr>
            <w:r w:rsidDel="00000000" w:rsidR="00000000" w:rsidRPr="00000000">
              <w:rPr>
                <w:rtl w:val="0"/>
              </w:rPr>
            </w:r>
          </w:p>
          <w:p w:rsidR="00000000" w:rsidDel="00000000" w:rsidP="00000000" w:rsidRDefault="00000000" w:rsidRPr="00000000" w14:paraId="000001C6">
            <w:pPr>
              <w:widowControl w:val="0"/>
              <w:spacing w:after="0" w:line="240" w:lineRule="auto"/>
              <w:ind w:right="585.4724409448835"/>
              <w:jc w:val="left"/>
              <w:rPr>
                <w:b w:val="1"/>
                <w:bCs w:val="1"/>
                <w:sz w:val="20"/>
                <w:szCs w:val="20"/>
                <w:shd w:fill="b6d7a8" w:val="clear"/>
              </w:rPr>
            </w:pPr>
            <w:r w:rsidDel="00000000" w:rsidR="00000000" w:rsidRPr="00000000">
              <w:rPr>
                <w:b w:val="1"/>
                <w:bCs w:val="1"/>
                <w:sz w:val="20"/>
                <w:szCs w:val="20"/>
                <w:shd w:fill="b6d7a8" w:val="clear"/>
                <w:rtl w:val="0"/>
              </w:rPr>
              <w:t xml:space="preserve">Integrations with Functional  ID provider:</w:t>
            </w:r>
          </w:p>
          <w:p w:rsidR="00000000" w:rsidDel="00000000" w:rsidP="00000000" w:rsidRDefault="00000000" w:rsidRPr="00000000" w14:paraId="000001C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Integrate with Student registry</w:t>
            </w:r>
          </w:p>
          <w:p w:rsidR="00000000" w:rsidDel="00000000" w:rsidP="00000000" w:rsidRDefault="00000000" w:rsidRPr="00000000" w14:paraId="000001C8">
            <w:pPr>
              <w:widowControl w:val="0"/>
              <w:numPr>
                <w:ilvl w:val="0"/>
                <w:numId w:val="6"/>
              </w:numPr>
              <w:spacing w:after="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Integrate with xx registry</w:t>
            </w:r>
          </w:p>
          <w:p w:rsidR="00000000" w:rsidDel="00000000" w:rsidP="00000000" w:rsidRDefault="00000000" w:rsidRPr="00000000" w14:paraId="000001C9">
            <w:pPr>
              <w:widowControl w:val="0"/>
              <w:spacing w:after="0" w:line="240" w:lineRule="auto"/>
              <w:ind w:right="585.4724409448835"/>
              <w:jc w:val="left"/>
              <w:rPr>
                <w:b w:val="1"/>
                <w:bCs w:val="1"/>
                <w:sz w:val="20"/>
                <w:szCs w:val="20"/>
                <w:shd w:fill="b6d7a8" w:val="clear"/>
              </w:rPr>
            </w:pPr>
            <w:r w:rsidDel="00000000" w:rsidR="00000000" w:rsidRPr="00000000">
              <w:rPr>
                <w:rtl w:val="0"/>
              </w:rPr>
            </w:r>
          </w:p>
          <w:p w:rsidR="00000000" w:rsidDel="00000000" w:rsidP="00000000" w:rsidRDefault="00000000" w:rsidRPr="00000000" w14:paraId="000001CA">
            <w:pPr>
              <w:widowControl w:val="0"/>
              <w:spacing w:after="0" w:line="240" w:lineRule="auto"/>
              <w:ind w:right="585.4724409448835"/>
              <w:jc w:val="left"/>
              <w:rPr>
                <w:b w:val="1"/>
                <w:bCs w:val="1"/>
                <w:sz w:val="20"/>
                <w:szCs w:val="20"/>
                <w:shd w:fill="b6d7a8" w:val="clear"/>
              </w:rPr>
            </w:pPr>
            <w:r w:rsidDel="00000000" w:rsidR="00000000" w:rsidRPr="00000000">
              <w:rPr>
                <w:b w:val="1"/>
                <w:bCs w:val="1"/>
                <w:sz w:val="20"/>
                <w:szCs w:val="20"/>
                <w:shd w:fill="b6d7a8" w:val="clear"/>
                <w:rtl w:val="0"/>
              </w:rPr>
              <w:t xml:space="preserve">Login options:</w:t>
            </w:r>
          </w:p>
          <w:p w:rsidR="00000000" w:rsidDel="00000000" w:rsidP="00000000" w:rsidRDefault="00000000" w:rsidRPr="00000000" w14:paraId="000001CB">
            <w:pPr>
              <w:widowControl w:val="0"/>
              <w:numPr>
                <w:ilvl w:val="0"/>
                <w:numId w:val="6"/>
              </w:numPr>
              <w:spacing w:after="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Knowledge based auth</w:t>
            </w:r>
          </w:p>
          <w:p w:rsidR="00000000" w:rsidDel="00000000" w:rsidP="00000000" w:rsidRDefault="00000000" w:rsidRPr="00000000" w14:paraId="000001CC">
            <w:pPr>
              <w:widowControl w:val="0"/>
              <w:numPr>
                <w:ilvl w:val="0"/>
                <w:numId w:val="6"/>
              </w:numPr>
              <w:spacing w:after="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OTP auth</w:t>
            </w:r>
          </w:p>
          <w:p w:rsidR="00000000" w:rsidDel="00000000" w:rsidP="00000000" w:rsidRDefault="00000000" w:rsidRPr="00000000" w14:paraId="000001CD">
            <w:pPr>
              <w:widowControl w:val="0"/>
              <w:numPr>
                <w:ilvl w:val="0"/>
                <w:numId w:val="6"/>
              </w:numPr>
              <w:spacing w:after="0" w:line="240" w:lineRule="auto"/>
              <w:ind w:left="720" w:right="585.4724409448835" w:hanging="360"/>
              <w:jc w:val="left"/>
              <w:rPr>
                <w:sz w:val="20"/>
                <w:szCs w:val="20"/>
                <w:shd w:fill="b6d7a8" w:val="clear"/>
              </w:rPr>
            </w:pPr>
            <w:r w:rsidDel="00000000" w:rsidR="00000000" w:rsidRPr="00000000">
              <w:rPr>
                <w:sz w:val="20"/>
                <w:szCs w:val="20"/>
                <w:shd w:fill="b6d7a8" w:val="clear"/>
                <w:rtl w:val="0"/>
              </w:rPr>
              <w:t xml:space="preserve"> Biometric auth</w:t>
            </w:r>
            <w:r w:rsidDel="00000000" w:rsidR="00000000" w:rsidRPr="00000000">
              <w:rPr>
                <w:rtl w:val="0"/>
              </w:rPr>
            </w:r>
          </w:p>
        </w:tc>
      </w:tr>
    </w:tbl>
    <w:p w:rsidR="00000000" w:rsidDel="00000000" w:rsidP="00000000" w:rsidRDefault="00000000" w:rsidRPr="00000000" w14:paraId="000001C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pPr>
      <w:bookmarkStart w:colFirst="0" w:colLast="0" w:name="_zej1na833ux2" w:id="23"/>
      <w:bookmarkEnd w:id="23"/>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spacing w:before="400" w:lineRule="auto"/>
        <w:ind w:left="0" w:firstLine="0"/>
        <w:rPr>
          <w:color w:val="000000"/>
          <w:sz w:val="22"/>
          <w:szCs w:val="22"/>
        </w:rPr>
      </w:pPr>
      <w:bookmarkStart w:colFirst="0" w:colLast="0" w:name="_hiarje6qjwuw" w:id="24"/>
      <w:bookmarkEnd w:id="24"/>
      <w:commentRangeStart w:id="9"/>
      <w:r w:rsidDel="00000000" w:rsidR="00000000" w:rsidRPr="00000000">
        <w:rPr>
          <w:color w:val="000000"/>
          <w:sz w:val="22"/>
          <w:szCs w:val="22"/>
          <w:rtl w:val="0"/>
        </w:rPr>
        <w:t xml:space="preserve">7.1 </w:t>
      </w:r>
      <w:commentRangeStart w:id="10"/>
      <w:commentRangeStart w:id="11"/>
      <w:commentRangeStart w:id="12"/>
      <w:r w:rsidDel="00000000" w:rsidR="00000000" w:rsidRPr="00000000">
        <w:rPr>
          <w:color w:val="000000"/>
          <w:sz w:val="22"/>
          <w:szCs w:val="22"/>
          <w:rtl w:val="0"/>
        </w:rPr>
        <w:t xml:space="preserve">A</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color w:val="000000"/>
          <w:sz w:val="22"/>
          <w:szCs w:val="22"/>
          <w:rtl w:val="0"/>
        </w:rPr>
        <w:t xml:space="preserve">dditional Information: Engagement Model for Public Cloud-Hosted Solution Offering</w:t>
      </w:r>
      <w:commentRangeEnd w:id="9"/>
      <w:r w:rsidDel="00000000" w:rsidR="00000000" w:rsidRPr="00000000">
        <w:commentReference w:id="9"/>
      </w:r>
      <w:r w:rsidDel="00000000" w:rsidR="00000000" w:rsidRPr="00000000">
        <w:rPr>
          <w:rtl w:val="0"/>
        </w:rPr>
      </w:r>
    </w:p>
    <w:tbl>
      <w:tblPr>
        <w:tblStyle w:val="Table7"/>
        <w:tblW w:w="927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495"/>
        <w:gridCol w:w="4965"/>
        <w:tblGridChange w:id="0">
          <w:tblGrid>
            <w:gridCol w:w="810"/>
            <w:gridCol w:w="3495"/>
            <w:gridCol w:w="49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jc w:val="center"/>
              <w:rPr/>
            </w:pPr>
            <w:r w:rsidDel="00000000" w:rsidR="00000000" w:rsidRPr="00000000">
              <w:rPr>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jc w:val="center"/>
              <w:rPr/>
            </w:pPr>
            <w:r w:rsidDel="00000000" w:rsidR="00000000" w:rsidRPr="00000000">
              <w:rPr>
                <w:rtl w:val="0"/>
              </w:rPr>
              <w:t xml:space="preserve">Topic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jc w:val="center"/>
              <w:rPr/>
            </w:pPr>
            <w:r w:rsidDel="00000000" w:rsidR="00000000" w:rsidRPr="00000000">
              <w:rPr>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sz w:val="20"/>
                <w:szCs w:val="20"/>
              </w:rPr>
            </w:pPr>
            <w:r w:rsidDel="00000000" w:rsidR="00000000" w:rsidRPr="00000000">
              <w:rPr>
                <w:sz w:val="20"/>
                <w:szCs w:val="20"/>
                <w:rtl w:val="0"/>
              </w:rPr>
              <w:t xml:space="preserve">Primary Cloud Account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sz w:val="20"/>
                <w:szCs w:val="20"/>
              </w:rPr>
            </w:pPr>
            <w:r w:rsidDel="00000000" w:rsidR="00000000" w:rsidRPr="00000000">
              <w:rPr>
                <w:sz w:val="20"/>
                <w:szCs w:val="20"/>
                <w:rtl w:val="0"/>
              </w:rPr>
              <w:t xml:space="preserve">The country will own the primary cloud account.</w:t>
            </w:r>
          </w:p>
          <w:p w:rsidR="00000000" w:rsidDel="00000000" w:rsidP="00000000" w:rsidRDefault="00000000" w:rsidRPr="00000000" w14:paraId="000001D6">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rPr>
                <w:sz w:val="20"/>
                <w:szCs w:val="20"/>
              </w:rPr>
            </w:pPr>
            <w:r w:rsidDel="00000000" w:rsidR="00000000" w:rsidRPr="00000000">
              <w:rPr>
                <w:sz w:val="20"/>
                <w:szCs w:val="20"/>
                <w:rtl w:val="0"/>
              </w:rPr>
              <w:t xml:space="preserve">Existing Cloud Account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sz w:val="20"/>
                <w:szCs w:val="20"/>
              </w:rPr>
            </w:pPr>
            <w:r w:rsidDel="00000000" w:rsidR="00000000" w:rsidRPr="00000000">
              <w:rPr>
                <w:sz w:val="20"/>
                <w:szCs w:val="20"/>
                <w:rtl w:val="0"/>
              </w:rPr>
              <w:t xml:space="preserve">If the country already has an existing cloud account, the same master account will be used to create sub-accounts.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sz w:val="20"/>
                <w:szCs w:val="20"/>
              </w:rPr>
            </w:pPr>
            <w:r w:rsidDel="00000000" w:rsidR="00000000" w:rsidRPr="00000000">
              <w:rPr>
                <w:sz w:val="20"/>
                <w:szCs w:val="20"/>
                <w:rtl w:val="0"/>
              </w:rPr>
              <w:t xml:space="preserve">Sub-Accounts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sz w:val="20"/>
                <w:szCs w:val="20"/>
              </w:rPr>
            </w:pPr>
            <w:r w:rsidDel="00000000" w:rsidR="00000000" w:rsidRPr="00000000">
              <w:rPr>
                <w:sz w:val="20"/>
                <w:szCs w:val="20"/>
                <w:rtl w:val="0"/>
              </w:rPr>
              <w:t xml:space="preserve">Sub-accounts will be set up with the assistance of the Service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sz w:val="20"/>
                <w:szCs w:val="20"/>
              </w:rPr>
            </w:pPr>
            <w:r w:rsidDel="00000000" w:rsidR="00000000" w:rsidRPr="00000000">
              <w:rPr>
                <w:sz w:val="20"/>
                <w:szCs w:val="20"/>
                <w:rtl w:val="0"/>
              </w:rPr>
              <w:t xml:space="preserve">Ownership and Administrative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sz w:val="20"/>
                <w:szCs w:val="20"/>
              </w:rPr>
            </w:pPr>
            <w:r w:rsidDel="00000000" w:rsidR="00000000" w:rsidRPr="00000000">
              <w:rPr>
                <w:sz w:val="20"/>
                <w:szCs w:val="20"/>
                <w:rtl w:val="0"/>
              </w:rPr>
              <w:t xml:space="preserve">The Service Provider will ensure that nominated government team members receive ownership and administrative access to the sub-accounts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sz w:val="20"/>
                <w:szCs w:val="20"/>
              </w:rPr>
            </w:pPr>
            <w:r w:rsidDel="00000000" w:rsidR="00000000" w:rsidRPr="00000000">
              <w:rPr>
                <w:sz w:val="20"/>
                <w:szCs w:val="20"/>
                <w:rtl w:val="0"/>
              </w:rPr>
              <w:t xml:space="preserve">Geographical Territory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sz w:val="20"/>
                <w:szCs w:val="20"/>
              </w:rPr>
            </w:pPr>
            <w:r w:rsidDel="00000000" w:rsidR="00000000" w:rsidRPr="00000000">
              <w:rPr>
                <w:sz w:val="20"/>
                <w:szCs w:val="20"/>
                <w:rtl w:val="0"/>
              </w:rPr>
              <w:t xml:space="preserve">The setup for geographical territory storage will mirror the </w:t>
            </w:r>
            <w:r w:rsidDel="00000000" w:rsidR="00000000" w:rsidRPr="00000000">
              <w:rPr>
                <w:sz w:val="20"/>
                <w:szCs w:val="20"/>
                <w:rtl w:val="0"/>
              </w:rPr>
              <w:t xml:space="preserve">existing  account configuration</w:t>
            </w:r>
            <w:r w:rsidDel="00000000" w:rsidR="00000000" w:rsidRPr="00000000">
              <w:rPr>
                <w:sz w:val="20"/>
                <w:szCs w:val="20"/>
                <w:rtl w:val="0"/>
              </w:rPr>
              <w:t xml:space="preserve">.</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sz w:val="28"/>
          <w:szCs w:val="28"/>
        </w:rPr>
      </w:pPr>
      <w:bookmarkStart w:colFirst="0" w:colLast="0" w:name="_6zlo4j5jyoax" w:id="25"/>
      <w:bookmarkEnd w:id="25"/>
      <w:r w:rsidDel="00000000" w:rsidR="00000000" w:rsidRPr="00000000">
        <w:rPr>
          <w:rtl w:val="0"/>
        </w:rPr>
        <w:t xml:space="preserve">8. </w:t>
      </w:r>
      <w:r w:rsidDel="00000000" w:rsidR="00000000" w:rsidRPr="00000000">
        <w:rPr>
          <w:sz w:val="28"/>
          <w:szCs w:val="28"/>
          <w:rtl w:val="0"/>
        </w:rPr>
        <w:t xml:space="preserve">Requirements Matrix</w:t>
      </w:r>
      <w:r w:rsidDel="00000000" w:rsidR="00000000" w:rsidRPr="00000000">
        <w:rPr>
          <w:rtl w:val="0"/>
        </w:rPr>
      </w:r>
    </w:p>
    <w:p w:rsidR="00000000" w:rsidDel="00000000" w:rsidP="00000000" w:rsidRDefault="00000000" w:rsidRPr="00000000" w14:paraId="000001E5">
      <w:pPr>
        <w:pStyle w:val="Heading2"/>
        <w:ind w:left="0" w:firstLine="0"/>
        <w:rPr>
          <w:sz w:val="24"/>
          <w:szCs w:val="24"/>
        </w:rPr>
      </w:pPr>
      <w:bookmarkStart w:colFirst="0" w:colLast="0" w:name="_oxpmvygbzqom" w:id="26"/>
      <w:bookmarkEnd w:id="26"/>
      <w:r w:rsidDel="00000000" w:rsidR="00000000" w:rsidRPr="00000000">
        <w:rPr>
          <w:b w:val="0"/>
          <w:bCs w:val="0"/>
          <w:rtl w:val="0"/>
        </w:rPr>
        <w:t xml:space="preserve">8.1 </w:t>
      </w:r>
      <w:r w:rsidDel="00000000" w:rsidR="00000000" w:rsidRPr="00000000">
        <w:rPr>
          <w:b w:val="0"/>
          <w:bCs w:val="0"/>
          <w:sz w:val="24"/>
          <w:szCs w:val="24"/>
          <w:rtl w:val="0"/>
        </w:rPr>
        <w:t xml:space="preserve">Functional </w:t>
      </w:r>
      <w:r w:rsidDel="00000000" w:rsidR="00000000" w:rsidRPr="00000000">
        <w:rPr>
          <w:rtl w:val="0"/>
        </w:rPr>
        <w:t xml:space="preserve">(Technical/Program)</w:t>
      </w:r>
      <w:r w:rsidDel="00000000" w:rsidR="00000000" w:rsidRPr="00000000">
        <w:rPr>
          <w:rtl w:val="0"/>
        </w:rPr>
      </w:r>
    </w:p>
    <w:tbl>
      <w:tblPr>
        <w:tblStyle w:val="Table8"/>
        <w:tblW w:w="1006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4605"/>
        <w:gridCol w:w="1335"/>
        <w:gridCol w:w="3060"/>
        <w:tblGridChange w:id="0">
          <w:tblGrid>
            <w:gridCol w:w="1065"/>
            <w:gridCol w:w="4605"/>
            <w:gridCol w:w="1335"/>
            <w:gridCol w:w="3060"/>
          </w:tblGrid>
        </w:tblGridChange>
      </w:tblGrid>
      <w:tr>
        <w:trPr>
          <w:cantSplit w:val="0"/>
          <w:trHeight w:val="822.94921875"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jc w:val="center"/>
              <w:rPr/>
            </w:pPr>
            <w:r w:rsidDel="00000000" w:rsidR="00000000" w:rsidRPr="00000000">
              <w:rPr>
                <w:rtl w:val="0"/>
              </w:rPr>
              <w:t xml:space="preserve">Req 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jc w:val="center"/>
              <w:rPr/>
            </w:pPr>
            <w:r w:rsidDel="00000000" w:rsidR="00000000" w:rsidRPr="00000000">
              <w:rPr>
                <w:rtl w:val="0"/>
              </w:rPr>
              <w:t xml:space="preserve">Requirements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jc w:val="center"/>
              <w:rPr/>
            </w:pPr>
            <w:r w:rsidDel="00000000" w:rsidR="00000000" w:rsidRPr="00000000">
              <w:rPr>
                <w:rtl w:val="0"/>
              </w:rPr>
              <w:t xml:space="preserve">Primary Owner</w:t>
            </w:r>
          </w:p>
          <w:p w:rsidR="00000000" w:rsidDel="00000000" w:rsidP="00000000" w:rsidRDefault="00000000" w:rsidRPr="00000000" w14:paraId="000001E9">
            <w:pPr>
              <w:spacing w:after="0" w:line="240" w:lineRule="auto"/>
              <w:jc w:val="center"/>
              <w:rPr/>
            </w:pPr>
            <w:r w:rsidDel="00000000" w:rsidR="00000000" w:rsidRPr="00000000">
              <w:rPr>
                <w:rtl w:val="0"/>
              </w:rPr>
              <w:t xml:space="preserve">(Supported By)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jc w:val="center"/>
              <w:rPr/>
            </w:pPr>
            <w:r w:rsidDel="00000000" w:rsidR="00000000" w:rsidRPr="00000000">
              <w:rPr>
                <w:rtl w:val="0"/>
              </w:rPr>
              <w:t xml:space="preserve">Remarks</w:t>
            </w:r>
          </w:p>
          <w:p w:rsidR="00000000" w:rsidDel="00000000" w:rsidP="00000000" w:rsidRDefault="00000000" w:rsidRPr="00000000" w14:paraId="000001EB">
            <w:pPr>
              <w:spacing w:after="0" w:line="240" w:lineRule="auto"/>
              <w:jc w:val="center"/>
              <w:rPr>
                <w:i w:val="1"/>
                <w:iCs w:val="1"/>
                <w:sz w:val="18"/>
                <w:szCs w:val="18"/>
              </w:rPr>
            </w:pPr>
            <w:r w:rsidDel="00000000" w:rsidR="00000000" w:rsidRPr="00000000">
              <w:rPr>
                <w:i w:val="1"/>
                <w:iCs w:val="1"/>
                <w:sz w:val="18"/>
                <w:szCs w:val="18"/>
                <w:rtl w:val="0"/>
              </w:rPr>
              <w:t xml:space="preserve"> (to be filled by the respondent to prove compliance against proposed solution</w:t>
            </w:r>
            <w:r w:rsidDel="00000000" w:rsidR="00000000" w:rsidRPr="00000000">
              <w:rPr>
                <w:i w:val="1"/>
                <w:iCs w:val="1"/>
                <w:sz w:val="18"/>
                <w:szCs w:val="18"/>
                <w:rtl w:val="0"/>
              </w:rPr>
              <w:t xml:space="preserve">)</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sz w:val="20"/>
                <w:szCs w:val="20"/>
                <w:shd w:fill="b6d7a8" w:val="clear"/>
              </w:rPr>
            </w:pPr>
            <w:r w:rsidDel="00000000" w:rsidR="00000000" w:rsidRPr="00000000">
              <w:rPr>
                <w:sz w:val="20"/>
                <w:szCs w:val="20"/>
                <w:shd w:fill="b6d7a8" w:val="clear"/>
                <w:rtl w:val="0"/>
              </w:rPr>
              <w:t xml:space="preserve">CI-01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sz w:val="20"/>
                <w:szCs w:val="20"/>
                <w:shd w:fill="b6d7a8" w:val="clear"/>
              </w:rPr>
            </w:pPr>
            <w:r w:rsidDel="00000000" w:rsidR="00000000" w:rsidRPr="00000000">
              <w:rPr>
                <w:sz w:val="20"/>
                <w:szCs w:val="20"/>
                <w:shd w:fill="b6d7a8" w:val="clear"/>
                <w:rtl w:val="0"/>
              </w:rPr>
              <w:t xml:space="preserve">Issuance platform must provide self-service issuer onboarding portal with configurable approval workflows (manual approval, automated verification,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sz w:val="20"/>
                <w:szCs w:val="20"/>
                <w:shd w:fill="b6d7a8" w:val="clear"/>
              </w:rPr>
            </w:pPr>
            <w:r w:rsidDel="00000000" w:rsidR="00000000" w:rsidRPr="00000000">
              <w:rPr>
                <w:sz w:val="20"/>
                <w:szCs w:val="20"/>
                <w:shd w:fill="b6d7a8" w:val="clear"/>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sz w:val="20"/>
                <w:szCs w:val="20"/>
                <w:shd w:fill="b6d7a8" w:val="clear"/>
              </w:rPr>
            </w:pPr>
            <w:r w:rsidDel="00000000" w:rsidR="00000000" w:rsidRPr="00000000">
              <w:rPr>
                <w:sz w:val="20"/>
                <w:szCs w:val="20"/>
                <w:shd w:fill="b6d7a8" w:val="clear"/>
                <w:rtl w:val="0"/>
              </w:rPr>
              <w:t xml:space="preserve">CI-02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sz w:val="20"/>
                <w:szCs w:val="20"/>
                <w:shd w:fill="b6d7a8" w:val="clear"/>
              </w:rPr>
            </w:pPr>
            <w:r w:rsidDel="00000000" w:rsidR="00000000" w:rsidRPr="00000000">
              <w:rPr>
                <w:sz w:val="20"/>
                <w:szCs w:val="20"/>
                <w:shd w:fill="b6d7a8" w:val="clear"/>
                <w:rtl w:val="0"/>
              </w:rPr>
              <w:t xml:space="preserve">Issuer onboarding must collect and validate key details eg Legal entity name, registration number, authorized signatories, technical contact details, DID/signing key configuration, geographic jurisdiction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sz w:val="20"/>
                <w:szCs w:val="20"/>
                <w:shd w:fill="b6d7a8" w:val="clear"/>
              </w:rPr>
            </w:pPr>
            <w:r w:rsidDel="00000000" w:rsidR="00000000" w:rsidRPr="00000000">
              <w:rPr>
                <w:sz w:val="20"/>
                <w:szCs w:val="20"/>
                <w:shd w:fill="b6d7a8" w:val="clear"/>
                <w:rtl w:val="0"/>
              </w:rPr>
              <w:t xml:space="preserve">SP (ISV)</w:t>
            </w:r>
          </w:p>
          <w:p w:rsidR="00000000" w:rsidDel="00000000" w:rsidP="00000000" w:rsidRDefault="00000000" w:rsidRPr="00000000" w14:paraId="000001F3">
            <w:pPr>
              <w:spacing w:after="0" w:line="240" w:lineRule="auto"/>
              <w:rPr>
                <w:sz w:val="20"/>
                <w:szCs w:val="20"/>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sz w:val="20"/>
                <w:szCs w:val="20"/>
                <w:shd w:fill="b6d7a8" w:val="clear"/>
              </w:rPr>
            </w:pPr>
            <w:r w:rsidDel="00000000" w:rsidR="00000000" w:rsidRPr="00000000">
              <w:rPr>
                <w:sz w:val="20"/>
                <w:szCs w:val="20"/>
                <w:shd w:fill="b6d7a8" w:val="clear"/>
                <w:rtl w:val="0"/>
              </w:rPr>
              <w:t xml:space="preserve">CI-03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sz w:val="20"/>
                <w:szCs w:val="20"/>
                <w:shd w:fill="b6d7a8" w:val="clear"/>
              </w:rPr>
            </w:pPr>
            <w:r w:rsidDel="00000000" w:rsidR="00000000" w:rsidRPr="00000000">
              <w:rPr>
                <w:sz w:val="20"/>
                <w:szCs w:val="20"/>
                <w:shd w:fill="b6d7a8" w:val="clear"/>
                <w:rtl w:val="0"/>
              </w:rPr>
              <w:t xml:space="preserve">Role-based access control must support minimum roles: </w:t>
            </w:r>
          </w:p>
          <w:p w:rsidR="00000000" w:rsidDel="00000000" w:rsidP="00000000" w:rsidRDefault="00000000" w:rsidRPr="00000000" w14:paraId="000001F7">
            <w:pPr>
              <w:numPr>
                <w:ilvl w:val="0"/>
                <w:numId w:val="51"/>
              </w:numPr>
              <w:spacing w:after="0" w:line="240" w:lineRule="auto"/>
              <w:ind w:left="720" w:hanging="360"/>
              <w:rPr>
                <w:sz w:val="20"/>
                <w:szCs w:val="20"/>
                <w:shd w:fill="b6d7a8" w:val="clear"/>
              </w:rPr>
            </w:pPr>
            <w:r w:rsidDel="00000000" w:rsidR="00000000" w:rsidRPr="00000000">
              <w:rPr>
                <w:sz w:val="20"/>
                <w:szCs w:val="20"/>
                <w:shd w:fill="b6d7a8" w:val="clear"/>
                <w:rtl w:val="0"/>
              </w:rPr>
              <w:t xml:space="preserve">Super Admin (platform management), </w:t>
            </w:r>
          </w:p>
          <w:p w:rsidR="00000000" w:rsidDel="00000000" w:rsidP="00000000" w:rsidRDefault="00000000" w:rsidRPr="00000000" w14:paraId="000001F8">
            <w:pPr>
              <w:numPr>
                <w:ilvl w:val="0"/>
                <w:numId w:val="51"/>
              </w:numPr>
              <w:spacing w:after="0" w:line="240" w:lineRule="auto"/>
              <w:ind w:left="720" w:hanging="360"/>
              <w:rPr>
                <w:shd w:fill="b6d7a8" w:val="clear"/>
              </w:rPr>
            </w:pPr>
            <w:r w:rsidDel="00000000" w:rsidR="00000000" w:rsidRPr="00000000">
              <w:rPr>
                <w:sz w:val="20"/>
                <w:szCs w:val="20"/>
                <w:shd w:fill="b6d7a8" w:val="clear"/>
                <w:rtl w:val="0"/>
              </w:rPr>
              <w:t xml:space="preserve">Issuer Admin</w:t>
            </w:r>
            <w:r w:rsidDel="00000000" w:rsidR="00000000" w:rsidRPr="00000000">
              <w:rPr>
                <w:shd w:fill="b6d7a8" w:val="clear"/>
                <w:rtl w:val="0"/>
              </w:rPr>
              <w:t xml:space="preserve"> </w:t>
            </w:r>
            <w:r w:rsidDel="00000000" w:rsidR="00000000" w:rsidRPr="00000000">
              <w:rPr>
                <w:sz w:val="20"/>
                <w:szCs w:val="20"/>
                <w:shd w:fill="b6d7a8" w:val="clear"/>
                <w:rtl w:val="0"/>
              </w:rPr>
              <w:t xml:space="preserve">(schema/template/user management), </w:t>
            </w:r>
          </w:p>
          <w:p w:rsidR="00000000" w:rsidDel="00000000" w:rsidP="00000000" w:rsidRDefault="00000000" w:rsidRPr="00000000" w14:paraId="000001F9">
            <w:pPr>
              <w:numPr>
                <w:ilvl w:val="0"/>
                <w:numId w:val="51"/>
              </w:numPr>
              <w:spacing w:after="0" w:line="240" w:lineRule="auto"/>
              <w:ind w:left="720" w:hanging="360"/>
              <w:rPr>
                <w:sz w:val="20"/>
                <w:szCs w:val="20"/>
                <w:shd w:fill="b6d7a8" w:val="clear"/>
              </w:rPr>
            </w:pPr>
            <w:r w:rsidDel="00000000" w:rsidR="00000000" w:rsidRPr="00000000">
              <w:rPr>
                <w:sz w:val="20"/>
                <w:szCs w:val="20"/>
                <w:shd w:fill="b6d7a8" w:val="clear"/>
                <w:rtl w:val="0"/>
              </w:rPr>
              <w:t xml:space="preserve">Credential Officer (credential issuance only)</w:t>
            </w:r>
          </w:p>
          <w:p w:rsidR="00000000" w:rsidDel="00000000" w:rsidP="00000000" w:rsidRDefault="00000000" w:rsidRPr="00000000" w14:paraId="000001FA">
            <w:pPr>
              <w:numPr>
                <w:ilvl w:val="0"/>
                <w:numId w:val="51"/>
              </w:numPr>
              <w:spacing w:after="0" w:line="240" w:lineRule="auto"/>
              <w:ind w:left="720" w:hanging="360"/>
              <w:rPr>
                <w:sz w:val="20"/>
                <w:szCs w:val="20"/>
                <w:shd w:fill="b6d7a8" w:val="clear"/>
              </w:rPr>
            </w:pPr>
            <w:r w:rsidDel="00000000" w:rsidR="00000000" w:rsidRPr="00000000">
              <w:rPr>
                <w:sz w:val="20"/>
                <w:szCs w:val="20"/>
                <w:shd w:fill="b6d7a8" w:val="clear"/>
                <w:rtl w:val="0"/>
              </w:rPr>
              <w:t xml:space="preserve">Auditor (read-only access to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sz w:val="20"/>
                <w:szCs w:val="20"/>
                <w:shd w:fill="b6d7a8" w:val="clear"/>
              </w:rPr>
            </w:pPr>
            <w:r w:rsidDel="00000000" w:rsidR="00000000" w:rsidRPr="00000000">
              <w:rPr>
                <w:sz w:val="20"/>
                <w:szCs w:val="20"/>
                <w:shd w:fill="b6d7a8" w:val="clear"/>
                <w:rtl w:val="0"/>
              </w:rPr>
              <w:t xml:space="preserve">SP (ISV)</w:t>
            </w:r>
          </w:p>
          <w:p w:rsidR="00000000" w:rsidDel="00000000" w:rsidP="00000000" w:rsidRDefault="00000000" w:rsidRPr="00000000" w14:paraId="000001FC">
            <w:pPr>
              <w:spacing w:after="0" w:line="240" w:lineRule="auto"/>
              <w:rPr>
                <w:sz w:val="20"/>
                <w:szCs w:val="20"/>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sz w:val="20"/>
                <w:szCs w:val="20"/>
                <w:shd w:fill="b6d7a8" w:val="clear"/>
              </w:rPr>
            </w:pPr>
            <w:r w:rsidDel="00000000" w:rsidR="00000000" w:rsidRPr="00000000">
              <w:rPr>
                <w:sz w:val="20"/>
                <w:szCs w:val="20"/>
                <w:shd w:fill="b6d7a8" w:val="clear"/>
                <w:rtl w:val="0"/>
              </w:rPr>
              <w:t xml:space="preserve">CI-04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sz w:val="20"/>
                <w:szCs w:val="20"/>
                <w:shd w:fill="b6d7a8" w:val="clear"/>
              </w:rPr>
            </w:pPr>
            <w:r w:rsidDel="00000000" w:rsidR="00000000" w:rsidRPr="00000000">
              <w:rPr>
                <w:sz w:val="20"/>
                <w:szCs w:val="20"/>
                <w:shd w:fill="b6d7a8" w:val="clear"/>
                <w:rtl w:val="0"/>
              </w:rPr>
              <w:t xml:space="preserve">Issuer profile must auto-generate or allow upload of: DID document (eg did:web, did:key), X.509 certificates, or public keys with automatic trust registry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sz w:val="20"/>
                <w:szCs w:val="20"/>
                <w:shd w:fill="b6d7a8" w:val="clear"/>
              </w:rPr>
            </w:pPr>
            <w:r w:rsidDel="00000000" w:rsidR="00000000" w:rsidRPr="00000000">
              <w:rPr>
                <w:sz w:val="20"/>
                <w:szCs w:val="20"/>
                <w:shd w:fill="b6d7a8" w:val="clear"/>
                <w:rtl w:val="0"/>
              </w:rPr>
              <w:t xml:space="preserve">SP (ISV)</w:t>
            </w:r>
          </w:p>
          <w:p w:rsidR="00000000" w:rsidDel="00000000" w:rsidP="00000000" w:rsidRDefault="00000000" w:rsidRPr="00000000" w14:paraId="00000201">
            <w:pPr>
              <w:spacing w:after="0" w:line="240" w:lineRule="auto"/>
              <w:rPr>
                <w:sz w:val="20"/>
                <w:szCs w:val="20"/>
                <w:shd w:fill="b6d7a8"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sz w:val="20"/>
                <w:szCs w:val="20"/>
              </w:rPr>
            </w:pPr>
            <w:r w:rsidDel="00000000" w:rsidR="00000000" w:rsidRPr="00000000">
              <w:rPr>
                <w:sz w:val="20"/>
                <w:szCs w:val="20"/>
                <w:rtl w:val="0"/>
              </w:rPr>
              <w:t xml:space="preserve">CI-05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sz w:val="20"/>
                <w:szCs w:val="20"/>
              </w:rPr>
            </w:pPr>
            <w:r w:rsidDel="00000000" w:rsidR="00000000" w:rsidRPr="00000000">
              <w:rPr>
                <w:sz w:val="20"/>
                <w:szCs w:val="20"/>
                <w:rtl w:val="0"/>
              </w:rPr>
              <w:t xml:space="preserve">Issuance solutions must be offered in at least one of the offerings: </w:t>
            </w:r>
          </w:p>
          <w:p w:rsidR="00000000" w:rsidDel="00000000" w:rsidP="00000000" w:rsidRDefault="00000000" w:rsidRPr="00000000" w14:paraId="00000205">
            <w:pPr>
              <w:numPr>
                <w:ilvl w:val="0"/>
                <w:numId w:val="54"/>
              </w:numPr>
              <w:spacing w:after="0" w:line="240" w:lineRule="auto"/>
              <w:ind w:left="720" w:hanging="360"/>
              <w:rPr>
                <w:sz w:val="20"/>
                <w:szCs w:val="20"/>
              </w:rPr>
            </w:pPr>
            <w:r w:rsidDel="00000000" w:rsidR="00000000" w:rsidRPr="00000000">
              <w:rPr>
                <w:sz w:val="20"/>
                <w:szCs w:val="20"/>
                <w:rtl w:val="0"/>
              </w:rPr>
              <w:t xml:space="preserve">SDK</w:t>
            </w:r>
          </w:p>
          <w:p w:rsidR="00000000" w:rsidDel="00000000" w:rsidP="00000000" w:rsidRDefault="00000000" w:rsidRPr="00000000" w14:paraId="00000206">
            <w:pPr>
              <w:numPr>
                <w:ilvl w:val="0"/>
                <w:numId w:val="54"/>
              </w:numPr>
              <w:spacing w:after="0" w:line="240" w:lineRule="auto"/>
              <w:ind w:left="720" w:hanging="360"/>
              <w:rPr>
                <w:sz w:val="20"/>
                <w:szCs w:val="20"/>
              </w:rPr>
            </w:pPr>
            <w:r w:rsidDel="00000000" w:rsidR="00000000" w:rsidRPr="00000000">
              <w:rPr>
                <w:sz w:val="20"/>
                <w:szCs w:val="20"/>
                <w:rtl w:val="0"/>
              </w:rPr>
              <w:t xml:space="preserve">SaaS offering</w:t>
            </w:r>
          </w:p>
          <w:p w:rsidR="00000000" w:rsidDel="00000000" w:rsidP="00000000" w:rsidRDefault="00000000" w:rsidRPr="00000000" w14:paraId="00000207">
            <w:pPr>
              <w:numPr>
                <w:ilvl w:val="0"/>
                <w:numId w:val="54"/>
              </w:numPr>
              <w:spacing w:after="0" w:line="240" w:lineRule="auto"/>
              <w:ind w:left="720" w:hanging="360"/>
              <w:rPr>
                <w:sz w:val="20"/>
                <w:szCs w:val="20"/>
              </w:rPr>
            </w:pPr>
            <w:r w:rsidDel="00000000" w:rsidR="00000000" w:rsidRPr="00000000">
              <w:rPr>
                <w:sz w:val="20"/>
                <w:szCs w:val="20"/>
                <w:rtl w:val="0"/>
              </w:rPr>
              <w:t xml:space="preserve">Hosted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sz w:val="20"/>
                <w:szCs w:val="20"/>
              </w:rPr>
            </w:pPr>
            <w:r w:rsidDel="00000000" w:rsidR="00000000" w:rsidRPr="00000000">
              <w:rPr>
                <w:sz w:val="20"/>
                <w:szCs w:val="20"/>
                <w:rtl w:val="0"/>
              </w:rPr>
              <w:t xml:space="preserve">CI-06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sz w:val="20"/>
                <w:szCs w:val="20"/>
              </w:rPr>
            </w:pPr>
            <w:r w:rsidDel="00000000" w:rsidR="00000000" w:rsidRPr="00000000">
              <w:rPr>
                <w:sz w:val="20"/>
                <w:szCs w:val="20"/>
                <w:rtl w:val="0"/>
              </w:rPr>
              <w:t xml:space="preserve">Issuance solutions must provide options to configure the following: </w:t>
            </w:r>
          </w:p>
          <w:p w:rsidR="00000000" w:rsidDel="00000000" w:rsidP="00000000" w:rsidRDefault="00000000" w:rsidRPr="00000000" w14:paraId="0000020C">
            <w:pPr>
              <w:numPr>
                <w:ilvl w:val="0"/>
                <w:numId w:val="19"/>
              </w:numPr>
              <w:spacing w:after="0" w:line="240" w:lineRule="auto"/>
              <w:ind w:left="720" w:hanging="360"/>
              <w:rPr>
                <w:sz w:val="20"/>
                <w:szCs w:val="20"/>
                <w:u w:val="none"/>
              </w:rPr>
            </w:pPr>
            <w:r w:rsidDel="00000000" w:rsidR="00000000" w:rsidRPr="00000000">
              <w:rPr>
                <w:sz w:val="20"/>
                <w:szCs w:val="20"/>
                <w:rtl w:val="0"/>
              </w:rPr>
              <w:t xml:space="preserve">Language options</w:t>
            </w:r>
          </w:p>
          <w:p w:rsidR="00000000" w:rsidDel="00000000" w:rsidP="00000000" w:rsidRDefault="00000000" w:rsidRPr="00000000" w14:paraId="0000020D">
            <w:pPr>
              <w:numPr>
                <w:ilvl w:val="0"/>
                <w:numId w:val="19"/>
              </w:numPr>
              <w:spacing w:after="0" w:line="240" w:lineRule="auto"/>
              <w:ind w:left="720" w:hanging="360"/>
              <w:rPr>
                <w:sz w:val="20"/>
                <w:szCs w:val="20"/>
                <w:u w:val="none"/>
              </w:rPr>
            </w:pPr>
            <w:r w:rsidDel="00000000" w:rsidR="00000000" w:rsidRPr="00000000">
              <w:rPr>
                <w:sz w:val="20"/>
                <w:szCs w:val="20"/>
                <w:rtl w:val="0"/>
              </w:rPr>
              <w:t xml:space="preserve">Credential docs (pdf/svg) templates (logo, colour themes, etc.,)</w:t>
            </w:r>
          </w:p>
          <w:p w:rsidR="00000000" w:rsidDel="00000000" w:rsidP="00000000" w:rsidRDefault="00000000" w:rsidRPr="00000000" w14:paraId="0000020E">
            <w:pPr>
              <w:numPr>
                <w:ilvl w:val="0"/>
                <w:numId w:val="19"/>
              </w:numPr>
              <w:spacing w:after="0" w:line="240" w:lineRule="auto"/>
              <w:ind w:left="720" w:hanging="360"/>
              <w:rPr>
                <w:sz w:val="20"/>
                <w:szCs w:val="20"/>
                <w:u w:val="none"/>
              </w:rPr>
            </w:pPr>
            <w:r w:rsidDel="00000000" w:rsidR="00000000" w:rsidRPr="00000000">
              <w:rPr>
                <w:sz w:val="20"/>
                <w:szCs w:val="20"/>
                <w:rtl w:val="0"/>
              </w:rPr>
              <w:t xml:space="preserve">QR code content</w:t>
            </w:r>
          </w:p>
          <w:p w:rsidR="00000000" w:rsidDel="00000000" w:rsidP="00000000" w:rsidRDefault="00000000" w:rsidRPr="00000000" w14:paraId="0000020F">
            <w:pPr>
              <w:numPr>
                <w:ilvl w:val="0"/>
                <w:numId w:val="19"/>
              </w:numPr>
              <w:spacing w:after="0" w:line="240" w:lineRule="auto"/>
              <w:ind w:left="720" w:hanging="360"/>
              <w:rPr>
                <w:sz w:val="20"/>
                <w:szCs w:val="20"/>
                <w:u w:val="none"/>
              </w:rPr>
            </w:pPr>
            <w:r w:rsidDel="00000000" w:rsidR="00000000" w:rsidRPr="00000000">
              <w:rPr>
                <w:sz w:val="20"/>
                <w:szCs w:val="20"/>
                <w:rtl w:val="0"/>
              </w:rPr>
              <w:t xml:space="preserve">Machine readable schema formats (.json, .xml)  across multiple VC standards</w:t>
            </w:r>
          </w:p>
          <w:p w:rsidR="00000000" w:rsidDel="00000000" w:rsidP="00000000" w:rsidRDefault="00000000" w:rsidRPr="00000000" w14:paraId="00000210">
            <w:pPr>
              <w:numPr>
                <w:ilvl w:val="0"/>
                <w:numId w:val="19"/>
              </w:numPr>
              <w:spacing w:after="0" w:line="240" w:lineRule="auto"/>
              <w:ind w:left="720" w:hanging="360"/>
              <w:rPr>
                <w:sz w:val="20"/>
                <w:szCs w:val="20"/>
                <w:u w:val="none"/>
              </w:rPr>
            </w:pPr>
            <w:r w:rsidDel="00000000" w:rsidR="00000000" w:rsidRPr="00000000">
              <w:rPr>
                <w:sz w:val="20"/>
                <w:szCs w:val="20"/>
                <w:rtl w:val="0"/>
              </w:rPr>
              <w:t xml:space="preserve">Data schemas to support multiple credential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sz w:val="20"/>
                <w:szCs w:val="20"/>
              </w:rPr>
            </w:pPr>
            <w:r w:rsidDel="00000000" w:rsidR="00000000" w:rsidRPr="00000000">
              <w:rPr>
                <w:sz w:val="20"/>
                <w:szCs w:val="20"/>
                <w:rtl w:val="0"/>
              </w:rPr>
              <w:t xml:space="preserve">CI-07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sz w:val="20"/>
                <w:szCs w:val="20"/>
              </w:rPr>
            </w:pPr>
            <w:r w:rsidDel="00000000" w:rsidR="00000000" w:rsidRPr="00000000">
              <w:rPr>
                <w:sz w:val="20"/>
                <w:szCs w:val="20"/>
                <w:rtl w:val="0"/>
              </w:rPr>
              <w:t xml:space="preserve">Issuance solutions must provide capability to generate and store signing keys  secure vaults. Additionally, corresponding verification keys must be made available for verification SDKs to verify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sz w:val="20"/>
                <w:szCs w:val="20"/>
              </w:rPr>
            </w:pPr>
            <w:r w:rsidDel="00000000" w:rsidR="00000000" w:rsidRPr="00000000">
              <w:rPr>
                <w:sz w:val="20"/>
                <w:szCs w:val="20"/>
                <w:rtl w:val="0"/>
              </w:rPr>
              <w:t xml:space="preserve">CI-08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sz w:val="20"/>
                <w:szCs w:val="20"/>
              </w:rPr>
            </w:pPr>
            <w:r w:rsidDel="00000000" w:rsidR="00000000" w:rsidRPr="00000000">
              <w:rPr>
                <w:sz w:val="20"/>
                <w:szCs w:val="20"/>
                <w:rtl w:val="0"/>
              </w:rPr>
              <w:t xml:space="preserve">Issuance solutions must support issuance in signed qr (svg, etc), signed docs (.pdf, svg, etc) and machine readable format(s) (.json .xml, etc) using popular VC standards (e.g W3C-VC)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rPr>
                <w:sz w:val="20"/>
                <w:szCs w:val="20"/>
              </w:rPr>
            </w:pPr>
            <w:r w:rsidDel="00000000" w:rsidR="00000000" w:rsidRPr="00000000">
              <w:rPr>
                <w:sz w:val="20"/>
                <w:szCs w:val="20"/>
                <w:rtl w:val="0"/>
              </w:rPr>
              <w:t xml:space="preserve">CI-09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sz w:val="20"/>
                <w:szCs w:val="20"/>
              </w:rPr>
            </w:pPr>
            <w:r w:rsidDel="00000000" w:rsidR="00000000" w:rsidRPr="00000000">
              <w:rPr>
                <w:sz w:val="20"/>
                <w:szCs w:val="20"/>
                <w:rtl w:val="0"/>
              </w:rPr>
              <w:t xml:space="preserve">Issuance solutions must generate credentials in batch/on-demand through standard / popular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sz w:val="20"/>
                <w:szCs w:val="20"/>
              </w:rPr>
            </w:pPr>
            <w:r w:rsidDel="00000000" w:rsidR="00000000" w:rsidRPr="00000000">
              <w:rPr>
                <w:sz w:val="20"/>
                <w:szCs w:val="20"/>
                <w:rtl w:val="0"/>
              </w:rPr>
              <w:t xml:space="preserve">CI-10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sz w:val="20"/>
                <w:szCs w:val="20"/>
              </w:rPr>
            </w:pPr>
            <w:r w:rsidDel="00000000" w:rsidR="00000000" w:rsidRPr="00000000">
              <w:rPr>
                <w:sz w:val="20"/>
                <w:szCs w:val="20"/>
                <w:rtl w:val="0"/>
              </w:rPr>
              <w:t xml:space="preserve">Issuance solutions must facilitate excel/csv file upload (of attested individuals' data) to generate credentials and return credential artefacts back to the issuer.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sz w:val="20"/>
                <w:szCs w:val="2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sz w:val="20"/>
                <w:szCs w:val="20"/>
              </w:rPr>
            </w:pPr>
            <w:r w:rsidDel="00000000" w:rsidR="00000000" w:rsidRPr="00000000">
              <w:rPr>
                <w:sz w:val="20"/>
                <w:szCs w:val="20"/>
                <w:rtl w:val="0"/>
              </w:rPr>
              <w:t xml:space="preserve">CI-11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sz w:val="20"/>
                <w:szCs w:val="20"/>
              </w:rPr>
            </w:pPr>
            <w:r w:rsidDel="00000000" w:rsidR="00000000" w:rsidRPr="00000000">
              <w:rPr>
                <w:sz w:val="20"/>
                <w:szCs w:val="20"/>
                <w:rtl w:val="0"/>
              </w:rPr>
              <w:t xml:space="preserve">Issuance solutions must support issuance of credential in print format with signed QR e.g pdf, svg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sz w:val="20"/>
                <w:szCs w:val="20"/>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sz w:val="20"/>
                <w:szCs w:val="20"/>
              </w:rPr>
            </w:pPr>
            <w:r w:rsidDel="00000000" w:rsidR="00000000" w:rsidRPr="00000000">
              <w:rPr>
                <w:sz w:val="20"/>
                <w:szCs w:val="20"/>
                <w:rtl w:val="0"/>
              </w:rPr>
              <w:t xml:space="preserve">CI-12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sz w:val="20"/>
                <w:szCs w:val="20"/>
              </w:rPr>
            </w:pPr>
            <w:r w:rsidDel="00000000" w:rsidR="00000000" w:rsidRPr="00000000">
              <w:rPr>
                <w:sz w:val="20"/>
                <w:szCs w:val="20"/>
                <w:rtl w:val="0"/>
              </w:rPr>
              <w:t xml:space="preserve">Issuance solutions must support issuance of the credentials to user controlled credential store either on cloud (eLocker) or mobile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sz w:val="20"/>
                <w:szCs w:val="20"/>
              </w:rPr>
            </w:pPr>
            <w:r w:rsidDel="00000000" w:rsidR="00000000" w:rsidRPr="00000000">
              <w:rPr>
                <w:sz w:val="20"/>
                <w:szCs w:val="20"/>
                <w:rtl w:val="0"/>
              </w:rPr>
              <w:t xml:space="preserve">CI-13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sz w:val="20"/>
                <w:szCs w:val="20"/>
              </w:rPr>
            </w:pPr>
            <w:r w:rsidDel="00000000" w:rsidR="00000000" w:rsidRPr="00000000">
              <w:rPr>
                <w:sz w:val="20"/>
                <w:szCs w:val="20"/>
                <w:rtl w:val="0"/>
              </w:rPr>
              <w:t xml:space="preserve">Issuance solutions must allow issuers to revoke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sz w:val="20"/>
                <w:szCs w:val="20"/>
              </w:rPr>
            </w:pPr>
            <w:r w:rsidDel="00000000" w:rsidR="00000000" w:rsidRPr="00000000">
              <w:rPr>
                <w:sz w:val="20"/>
                <w:szCs w:val="20"/>
                <w:rtl w:val="0"/>
              </w:rPr>
              <w:t xml:space="preserve"> 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sz w:val="20"/>
                <w:szCs w:val="20"/>
              </w:rPr>
            </w:pPr>
            <w:r w:rsidDel="00000000" w:rsidR="00000000" w:rsidRPr="00000000">
              <w:rPr>
                <w:sz w:val="20"/>
                <w:szCs w:val="20"/>
                <w:rtl w:val="0"/>
              </w:rPr>
              <w:t xml:space="preserve">CI-14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sz w:val="20"/>
                <w:szCs w:val="20"/>
              </w:rPr>
            </w:pPr>
            <w:r w:rsidDel="00000000" w:rsidR="00000000" w:rsidRPr="00000000">
              <w:rPr>
                <w:sz w:val="20"/>
                <w:szCs w:val="20"/>
                <w:rtl w:val="0"/>
              </w:rPr>
              <w:t xml:space="preserve">Issuance solutions may optionally allow workflow based credential mgmt for issuance/revocation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sz w:val="20"/>
                <w:szCs w:val="20"/>
              </w:rPr>
            </w:pPr>
            <w:r w:rsidDel="00000000" w:rsidR="00000000" w:rsidRPr="00000000">
              <w:rPr>
                <w:sz w:val="20"/>
                <w:szCs w:val="20"/>
                <w:rtl w:val="0"/>
              </w:rPr>
              <w:t xml:space="preserve">CI-15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sz w:val="20"/>
                <w:szCs w:val="20"/>
              </w:rPr>
            </w:pPr>
            <w:r w:rsidDel="00000000" w:rsidR="00000000" w:rsidRPr="00000000">
              <w:rPr>
                <w:sz w:val="20"/>
                <w:szCs w:val="20"/>
                <w:rtl w:val="0"/>
              </w:rPr>
              <w:t xml:space="preserve">Issuance solutions must support UI/UX customization, including templates, logo, language and colours, based on issuer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sz w:val="20"/>
                <w:szCs w:val="20"/>
                <w:shd w:fill="b6d7a8" w:val="clear"/>
              </w:rPr>
            </w:pPr>
            <w:r w:rsidDel="00000000" w:rsidR="00000000" w:rsidRPr="00000000">
              <w:rPr>
                <w:sz w:val="20"/>
                <w:szCs w:val="20"/>
                <w:shd w:fill="b6d7a8" w:val="clear"/>
                <w:rtl w:val="0"/>
              </w:rPr>
              <w:t xml:space="preserve">CI-16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sz w:val="20"/>
                <w:szCs w:val="20"/>
                <w:shd w:fill="b6d7a8" w:val="clear"/>
              </w:rPr>
            </w:pPr>
            <w:r w:rsidDel="00000000" w:rsidR="00000000" w:rsidRPr="00000000">
              <w:rPr>
                <w:color w:val="444746"/>
                <w:sz w:val="20"/>
                <w:szCs w:val="20"/>
                <w:shd w:fill="b6d7a8" w:val="clear"/>
                <w:rtl w:val="0"/>
              </w:rPr>
              <w:t xml:space="preserve">Issuance solutions must support delegated access to credentials. The system must allow a parent or legal guardian to receive, view, and present the credential on behalf of a minor, and linkage to the child must be validated using authoritative registry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sz w:val="20"/>
                <w:szCs w:val="20"/>
                <w:shd w:fill="b6d7a8" w:val="clear"/>
              </w:rPr>
            </w:pPr>
            <w:r w:rsidDel="00000000" w:rsidR="00000000" w:rsidRPr="00000000">
              <w:rPr>
                <w:sz w:val="20"/>
                <w:szCs w:val="20"/>
                <w:shd w:fill="b6d7a8" w:val="clear"/>
                <w:rtl w:val="0"/>
              </w:rPr>
              <w:t xml:space="preserve">CI-17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sz w:val="20"/>
                <w:szCs w:val="20"/>
                <w:shd w:fill="b6d7a8" w:val="clear"/>
              </w:rPr>
            </w:pPr>
            <w:r w:rsidDel="00000000" w:rsidR="00000000" w:rsidRPr="00000000">
              <w:rPr>
                <w:sz w:val="20"/>
                <w:szCs w:val="20"/>
                <w:shd w:fill="b6d7a8" w:val="clear"/>
                <w:rtl w:val="0"/>
              </w:rPr>
              <w:t xml:space="preserve">L1, L2 and L3 Support of credential issuance solution</w:t>
            </w:r>
            <w:r w:rsidDel="00000000" w:rsidR="00000000" w:rsidRPr="00000000">
              <w:rPr>
                <w:rtl w:val="0"/>
              </w:rPr>
            </w:r>
          </w:p>
          <w:p w:rsidR="00000000" w:rsidDel="00000000" w:rsidP="00000000" w:rsidRDefault="00000000" w:rsidRPr="00000000" w14:paraId="0000023D">
            <w:pPr>
              <w:spacing w:after="0" w:line="240" w:lineRule="auto"/>
              <w:rPr>
                <w:sz w:val="20"/>
                <w:szCs w:val="20"/>
                <w:shd w:fill="b6d7a8" w:val="clear"/>
              </w:rPr>
            </w:pPr>
            <w:r w:rsidDel="00000000" w:rsidR="00000000" w:rsidRPr="00000000">
              <w:rPr>
                <w:b w:val="1"/>
                <w:bCs w:val="1"/>
                <w:sz w:val="20"/>
                <w:szCs w:val="20"/>
                <w:shd w:fill="b6d7a8" w:val="clear"/>
                <w:rtl w:val="0"/>
              </w:rPr>
              <w:t xml:space="preserve">IMPORTANT</w:t>
            </w:r>
            <w:r w:rsidDel="00000000" w:rsidR="00000000" w:rsidRPr="00000000">
              <w:rPr>
                <w:sz w:val="20"/>
                <w:szCs w:val="20"/>
                <w:shd w:fill="b6d7a8" w:val="clear"/>
                <w:rtl w:val="0"/>
              </w:rPr>
              <w:t xml:space="preserve">: </w:t>
            </w:r>
          </w:p>
          <w:p w:rsidR="00000000" w:rsidDel="00000000" w:rsidP="00000000" w:rsidRDefault="00000000" w:rsidRPr="00000000" w14:paraId="0000023E">
            <w:pPr>
              <w:numPr>
                <w:ilvl w:val="0"/>
                <w:numId w:val="32"/>
              </w:numPr>
              <w:spacing w:after="0" w:line="240" w:lineRule="auto"/>
              <w:ind w:left="283.46456692913375"/>
              <w:rPr>
                <w:sz w:val="20"/>
                <w:szCs w:val="20"/>
                <w:shd w:fill="b6d7a8" w:val="clear"/>
              </w:rPr>
            </w:pPr>
            <w:r w:rsidDel="00000000" w:rsidR="00000000" w:rsidRPr="00000000">
              <w:rPr>
                <w:sz w:val="20"/>
                <w:szCs w:val="20"/>
                <w:shd w:fill="b6d7a8" w:val="clear"/>
                <w:rtl w:val="0"/>
              </w:rPr>
              <w:t xml:space="preserve">SP team must be trained for L1 and L2 support and certified with the credential issuance solution owner.</w:t>
            </w:r>
          </w:p>
          <w:p w:rsidR="00000000" w:rsidDel="00000000" w:rsidP="00000000" w:rsidRDefault="00000000" w:rsidRPr="00000000" w14:paraId="0000023F">
            <w:pPr>
              <w:numPr>
                <w:ilvl w:val="0"/>
                <w:numId w:val="32"/>
              </w:numPr>
              <w:spacing w:after="0" w:line="240" w:lineRule="auto"/>
              <w:ind w:left="283.46456692913375"/>
              <w:rPr>
                <w:sz w:val="20"/>
                <w:szCs w:val="20"/>
                <w:shd w:fill="b6d7a8" w:val="clear"/>
              </w:rPr>
            </w:pPr>
            <w:r w:rsidDel="00000000" w:rsidR="00000000" w:rsidRPr="00000000">
              <w:rPr>
                <w:sz w:val="20"/>
                <w:szCs w:val="20"/>
                <w:shd w:fill="b6d7a8" w:val="clear"/>
                <w:rtl w:val="0"/>
              </w:rPr>
              <w:t xml:space="preserve">SP</w:t>
            </w:r>
            <w:r w:rsidDel="00000000" w:rsidR="00000000" w:rsidRPr="00000000">
              <w:rPr>
                <w:sz w:val="20"/>
                <w:szCs w:val="20"/>
                <w:shd w:fill="b6d7a8" w:val="clear"/>
                <w:rtl w:val="0"/>
              </w:rPr>
              <w:t xml:space="preserve"> </w:t>
            </w:r>
            <w:r w:rsidDel="00000000" w:rsidR="00000000" w:rsidRPr="00000000">
              <w:rPr>
                <w:sz w:val="20"/>
                <w:szCs w:val="20"/>
                <w:shd w:fill="b6d7a8" w:val="clear"/>
                <w:rtl w:val="0"/>
              </w:rPr>
              <w:t xml:space="preserve">may sign-up with an empaneled/trained/certified tech software vendor for L3 support by credential issuance solution owner (recommended). SP and L3 software vendors should have a back to back agreement. In absence of such an arrangement, SP must demonstrate L3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sz w:val="20"/>
                <w:szCs w:val="20"/>
                <w:shd w:fill="b6d7a8" w:val="clear"/>
              </w:rPr>
            </w:pPr>
            <w:r w:rsidDel="00000000" w:rsidR="00000000" w:rsidRPr="00000000">
              <w:rPr>
                <w:sz w:val="20"/>
                <w:szCs w:val="20"/>
                <w:shd w:fill="b6d7a8" w:val="clear"/>
                <w:rtl w:val="0"/>
              </w:rPr>
              <w:t xml:space="preserve">CI-18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ind w:right="585.4724409448835"/>
              <w:rPr>
                <w:sz w:val="20"/>
                <w:szCs w:val="20"/>
                <w:shd w:fill="b6d7a8" w:val="clear"/>
              </w:rPr>
            </w:pPr>
            <w:r w:rsidDel="00000000" w:rsidR="00000000" w:rsidRPr="00000000">
              <w:rPr>
                <w:sz w:val="20"/>
                <w:szCs w:val="20"/>
                <w:shd w:fill="b6d7a8" w:val="clear"/>
                <w:rtl w:val="0"/>
              </w:rPr>
              <w:t xml:space="preserve">L3 Support of credential issuance solution in the language requested by the country team for 6 additional months post-rollout, (totaling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ind w:right="585.4724409448835"/>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sz w:val="20"/>
                <w:szCs w:val="20"/>
                <w:shd w:fill="b6d7a8" w:val="clear"/>
              </w:rPr>
            </w:pPr>
            <w:r w:rsidDel="00000000" w:rsidR="00000000" w:rsidRPr="00000000">
              <w:rPr>
                <w:sz w:val="20"/>
                <w:szCs w:val="20"/>
                <w:shd w:fill="b6d7a8" w:val="clear"/>
                <w:rtl w:val="0"/>
              </w:rPr>
              <w:t xml:space="preserve">C1-19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sz w:val="20"/>
                <w:szCs w:val="20"/>
                <w:shd w:fill="b6d7a8" w:val="clear"/>
              </w:rPr>
            </w:pPr>
            <w:r w:rsidDel="00000000" w:rsidR="00000000" w:rsidRPr="00000000">
              <w:rPr>
                <w:sz w:val="20"/>
                <w:szCs w:val="20"/>
                <w:shd w:fill="b6d7a8" w:val="clear"/>
                <w:rtl w:val="0"/>
              </w:rPr>
              <w:t xml:space="preserve">Batch issuance performance: minimum 10,000 credentials/hour with &lt;2 second latency per credential for on-demand issuance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sz w:val="20"/>
                <w:szCs w:val="20"/>
              </w:rPr>
            </w:pPr>
            <w:r w:rsidDel="00000000" w:rsidR="00000000" w:rsidRPr="00000000">
              <w:rPr>
                <w:sz w:val="20"/>
                <w:szCs w:val="20"/>
                <w:rtl w:val="0"/>
              </w:rPr>
              <w:t xml:space="preserve">CI-20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sz w:val="20"/>
                <w:szCs w:val="20"/>
              </w:rPr>
            </w:pPr>
            <w:r w:rsidDel="00000000" w:rsidR="00000000" w:rsidRPr="00000000">
              <w:rPr>
                <w:sz w:val="20"/>
                <w:szCs w:val="20"/>
                <w:rtl w:val="0"/>
              </w:rPr>
              <w:t xml:space="preserve">Go-live by integrating all the above issuance capabilities with all the identified issuers and respective issuer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sz w:val="20"/>
                <w:szCs w:val="20"/>
              </w:rPr>
            </w:pPr>
            <w:r w:rsidDel="00000000" w:rsidR="00000000" w:rsidRPr="00000000">
              <w:rPr>
                <w:sz w:val="20"/>
                <w:szCs w:val="20"/>
                <w:rtl w:val="0"/>
              </w:rPr>
              <w:t xml:space="preserve">CV-01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sz w:val="20"/>
                <w:szCs w:val="20"/>
              </w:rPr>
            </w:pPr>
            <w:r w:rsidDel="00000000" w:rsidR="00000000" w:rsidRPr="00000000">
              <w:rPr>
                <w:sz w:val="20"/>
                <w:szCs w:val="20"/>
                <w:rtl w:val="0"/>
              </w:rPr>
              <w:t xml:space="preserve">Verification solution must support offering credential verification in below channels:</w:t>
            </w:r>
          </w:p>
          <w:p w:rsidR="00000000" w:rsidDel="00000000" w:rsidP="00000000" w:rsidRDefault="00000000" w:rsidRPr="00000000" w14:paraId="00000250">
            <w:pPr>
              <w:numPr>
                <w:ilvl w:val="0"/>
                <w:numId w:val="26"/>
              </w:numPr>
              <w:spacing w:after="0" w:line="240" w:lineRule="auto"/>
              <w:ind w:left="720" w:hanging="360"/>
              <w:rPr>
                <w:sz w:val="20"/>
                <w:szCs w:val="20"/>
                <w:u w:val="none"/>
              </w:rPr>
            </w:pPr>
            <w:r w:rsidDel="00000000" w:rsidR="00000000" w:rsidRPr="00000000">
              <w:rPr>
                <w:sz w:val="20"/>
                <w:szCs w:val="20"/>
                <w:rtl w:val="0"/>
              </w:rPr>
              <w:t xml:space="preserve">SDKs / Libraries / Utilities (mandatory)</w:t>
            </w:r>
          </w:p>
          <w:p w:rsidR="00000000" w:rsidDel="00000000" w:rsidP="00000000" w:rsidRDefault="00000000" w:rsidRPr="00000000" w14:paraId="00000251">
            <w:pPr>
              <w:numPr>
                <w:ilvl w:val="0"/>
                <w:numId w:val="26"/>
              </w:numPr>
              <w:spacing w:after="0" w:line="240" w:lineRule="auto"/>
              <w:ind w:left="720" w:hanging="360"/>
              <w:rPr>
                <w:sz w:val="20"/>
                <w:szCs w:val="20"/>
                <w:u w:val="none"/>
              </w:rPr>
            </w:pPr>
            <w:r w:rsidDel="00000000" w:rsidR="00000000" w:rsidRPr="00000000">
              <w:rPr>
                <w:sz w:val="20"/>
                <w:szCs w:val="20"/>
                <w:rtl w:val="0"/>
              </w:rPr>
              <w:t xml:space="preserve">APIs</w:t>
            </w:r>
          </w:p>
          <w:p w:rsidR="00000000" w:rsidDel="00000000" w:rsidP="00000000" w:rsidRDefault="00000000" w:rsidRPr="00000000" w14:paraId="00000252">
            <w:pPr>
              <w:numPr>
                <w:ilvl w:val="0"/>
                <w:numId w:val="26"/>
              </w:numPr>
              <w:spacing w:after="0" w:line="240" w:lineRule="auto"/>
              <w:ind w:left="720" w:hanging="360"/>
              <w:rPr>
                <w:sz w:val="20"/>
                <w:szCs w:val="20"/>
                <w:u w:val="none"/>
              </w:rPr>
            </w:pPr>
            <w:r w:rsidDel="00000000" w:rsidR="00000000" w:rsidRPr="00000000">
              <w:rPr>
                <w:sz w:val="20"/>
                <w:szCs w:val="20"/>
                <w:rtl w:val="0"/>
              </w:rPr>
              <w:t xml:space="preserve">Web portals / Mobile apps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sz w:val="20"/>
                <w:szCs w:val="20"/>
              </w:rPr>
            </w:pPr>
            <w:r w:rsidDel="00000000" w:rsidR="00000000" w:rsidRPr="00000000">
              <w:rPr>
                <w:sz w:val="20"/>
                <w:szCs w:val="20"/>
                <w:rtl w:val="0"/>
              </w:rPr>
              <w:t xml:space="preserve">CV-02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ind w:left="0" w:firstLine="0"/>
              <w:rPr>
                <w:sz w:val="20"/>
                <w:szCs w:val="20"/>
              </w:rPr>
            </w:pPr>
            <w:r w:rsidDel="00000000" w:rsidR="00000000" w:rsidRPr="00000000">
              <w:rPr>
                <w:sz w:val="20"/>
                <w:szCs w:val="20"/>
                <w:rtl w:val="0"/>
              </w:rPr>
              <w:t xml:space="preserve">Verification must validate:</w:t>
            </w:r>
          </w:p>
          <w:p w:rsidR="00000000" w:rsidDel="00000000" w:rsidP="00000000" w:rsidRDefault="00000000" w:rsidRPr="00000000" w14:paraId="00000257">
            <w:pPr>
              <w:numPr>
                <w:ilvl w:val="0"/>
                <w:numId w:val="12"/>
              </w:numPr>
              <w:spacing w:after="0" w:line="240" w:lineRule="auto"/>
              <w:ind w:left="720" w:hanging="360"/>
              <w:rPr>
                <w:sz w:val="20"/>
                <w:szCs w:val="20"/>
                <w:u w:val="none"/>
              </w:rPr>
            </w:pPr>
            <w:r w:rsidDel="00000000" w:rsidR="00000000" w:rsidRPr="00000000">
              <w:rPr>
                <w:sz w:val="20"/>
                <w:szCs w:val="20"/>
                <w:shd w:fill="b6d7a8" w:val="clear"/>
                <w:rtl w:val="0"/>
              </w:rPr>
              <w:t xml:space="preserve">Cryptographic signature using issuer's public key from trust registry, </w:t>
            </w:r>
          </w:p>
          <w:p w:rsidR="00000000" w:rsidDel="00000000" w:rsidP="00000000" w:rsidRDefault="00000000" w:rsidRPr="00000000" w14:paraId="00000258">
            <w:pPr>
              <w:numPr>
                <w:ilvl w:val="0"/>
                <w:numId w:val="12"/>
              </w:numPr>
              <w:spacing w:after="0" w:line="240" w:lineRule="auto"/>
              <w:ind w:left="720" w:hanging="360"/>
              <w:rPr>
                <w:sz w:val="20"/>
                <w:szCs w:val="20"/>
                <w:u w:val="none"/>
              </w:rPr>
            </w:pPr>
            <w:r w:rsidDel="00000000" w:rsidR="00000000" w:rsidRPr="00000000">
              <w:rPr>
                <w:sz w:val="20"/>
                <w:szCs w:val="20"/>
                <w:shd w:fill="b6d7a8" w:val="clear"/>
                <w:rtl w:val="0"/>
              </w:rPr>
              <w:t xml:space="preserve">JSON-LD proof chains for W3C VCs, </w:t>
            </w:r>
          </w:p>
          <w:p w:rsidR="00000000" w:rsidDel="00000000" w:rsidP="00000000" w:rsidRDefault="00000000" w:rsidRPr="00000000" w14:paraId="00000259">
            <w:pPr>
              <w:numPr>
                <w:ilvl w:val="0"/>
                <w:numId w:val="12"/>
              </w:numPr>
              <w:spacing w:after="0" w:line="240" w:lineRule="auto"/>
              <w:ind w:left="720" w:hanging="360"/>
              <w:rPr>
                <w:sz w:val="20"/>
                <w:szCs w:val="20"/>
                <w:u w:val="none"/>
              </w:rPr>
            </w:pPr>
            <w:r w:rsidDel="00000000" w:rsidR="00000000" w:rsidRPr="00000000">
              <w:rPr>
                <w:sz w:val="20"/>
                <w:szCs w:val="20"/>
                <w:shd w:fill="b6d7a8" w:val="clear"/>
                <w:rtl w:val="0"/>
              </w:rPr>
              <w:t xml:space="preserve">Certificate path validation for X.509-based credentials</w:t>
            </w:r>
          </w:p>
          <w:p w:rsidR="00000000" w:rsidDel="00000000" w:rsidP="00000000" w:rsidRDefault="00000000" w:rsidRPr="00000000" w14:paraId="0000025A">
            <w:pPr>
              <w:numPr>
                <w:ilvl w:val="0"/>
                <w:numId w:val="12"/>
              </w:numPr>
              <w:spacing w:after="0" w:line="240" w:lineRule="auto"/>
              <w:ind w:left="720" w:hanging="360"/>
              <w:rPr>
                <w:sz w:val="20"/>
                <w:szCs w:val="20"/>
                <w:u w:val="none"/>
              </w:rPr>
            </w:pPr>
            <w:r w:rsidDel="00000000" w:rsidR="00000000" w:rsidRPr="00000000">
              <w:rPr>
                <w:sz w:val="20"/>
                <w:szCs w:val="20"/>
                <w:shd w:fill="b6d7a8" w:val="clear"/>
                <w:rtl w:val="0"/>
              </w:rPr>
              <w:t xml:space="preserve">Revocation status via CRL/OCSP/StatusList2021, </w:t>
            </w:r>
          </w:p>
          <w:p w:rsidR="00000000" w:rsidDel="00000000" w:rsidP="00000000" w:rsidRDefault="00000000" w:rsidRPr="00000000" w14:paraId="0000025B">
            <w:pPr>
              <w:numPr>
                <w:ilvl w:val="0"/>
                <w:numId w:val="12"/>
              </w:numPr>
              <w:spacing w:after="0" w:line="240" w:lineRule="auto"/>
              <w:ind w:left="720" w:hanging="360"/>
              <w:rPr>
                <w:sz w:val="20"/>
                <w:szCs w:val="20"/>
                <w:u w:val="none"/>
              </w:rPr>
            </w:pPr>
            <w:r w:rsidDel="00000000" w:rsidR="00000000" w:rsidRPr="00000000">
              <w:rPr>
                <w:sz w:val="20"/>
                <w:szCs w:val="20"/>
                <w:shd w:fill="b6d7a8" w:val="clear"/>
                <w:rtl w:val="0"/>
              </w:rPr>
              <w:t xml:space="preserve">Credential expiry timestamps, </w:t>
            </w:r>
          </w:p>
          <w:p w:rsidR="00000000" w:rsidDel="00000000" w:rsidP="00000000" w:rsidRDefault="00000000" w:rsidRPr="00000000" w14:paraId="0000025C">
            <w:pPr>
              <w:numPr>
                <w:ilvl w:val="0"/>
                <w:numId w:val="12"/>
              </w:numPr>
              <w:spacing w:after="0" w:line="240" w:lineRule="auto"/>
              <w:ind w:left="720" w:hanging="360"/>
              <w:rPr>
                <w:sz w:val="20"/>
                <w:szCs w:val="20"/>
                <w:u w:val="none"/>
              </w:rPr>
            </w:pPr>
            <w:r w:rsidDel="00000000" w:rsidR="00000000" w:rsidRPr="00000000">
              <w:rPr>
                <w:sz w:val="20"/>
                <w:szCs w:val="20"/>
                <w:shd w:fill="b6d7a8" w:val="clear"/>
                <w:rtl w:val="0"/>
              </w:rPr>
              <w:t xml:space="preserve">Schema compliance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sz w:val="20"/>
                <w:szCs w:val="20"/>
              </w:rPr>
            </w:pPr>
            <w:r w:rsidDel="00000000" w:rsidR="00000000" w:rsidRPr="00000000">
              <w:rPr>
                <w:sz w:val="20"/>
                <w:szCs w:val="20"/>
                <w:rtl w:val="0"/>
              </w:rPr>
              <w:t xml:space="preserve">CV-03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sz w:val="20"/>
                <w:szCs w:val="20"/>
                <w:shd w:fill="b6d7a8" w:val="clear"/>
              </w:rPr>
            </w:pPr>
            <w:r w:rsidDel="00000000" w:rsidR="00000000" w:rsidRPr="00000000">
              <w:rPr>
                <w:sz w:val="20"/>
                <w:szCs w:val="20"/>
                <w:rtl w:val="0"/>
              </w:rPr>
              <w:t xml:space="preserve">Verification solution must support online/offline validations.</w:t>
            </w:r>
            <w:r w:rsidDel="00000000" w:rsidR="00000000" w:rsidRPr="00000000">
              <w:rPr>
                <w:sz w:val="20"/>
                <w:szCs w:val="20"/>
                <w:shd w:fill="b6d7a8" w:val="clear"/>
                <w:rtl w:val="0"/>
              </w:rPr>
              <w:t xml:space="preserve"> </w:t>
            </w:r>
            <w:r w:rsidDel="00000000" w:rsidR="00000000" w:rsidRPr="00000000">
              <w:rPr>
                <w:sz w:val="20"/>
                <w:szCs w:val="20"/>
                <w:shd w:fill="b6d7a8" w:val="clear"/>
                <w:rtl w:val="0"/>
              </w:rPr>
              <w:t xml:space="preserve">All interfaces and documentation must be delivered in {select local language as default). Bilingual (xx/EN) support is desirable for interoperability with international verifiers.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sz w:val="20"/>
                <w:szCs w:val="20"/>
              </w:rPr>
            </w:pPr>
            <w:r w:rsidDel="00000000" w:rsidR="00000000" w:rsidRPr="00000000">
              <w:rPr>
                <w:sz w:val="20"/>
                <w:szCs w:val="20"/>
                <w:rtl w:val="0"/>
              </w:rPr>
              <w:t xml:space="preserve">CV-04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sz w:val="20"/>
                <w:szCs w:val="20"/>
              </w:rPr>
            </w:pPr>
            <w:r w:rsidDel="00000000" w:rsidR="00000000" w:rsidRPr="00000000">
              <w:rPr>
                <w:sz w:val="20"/>
                <w:szCs w:val="20"/>
                <w:rtl w:val="0"/>
              </w:rPr>
              <w:t xml:space="preserve">Verification solution must support in-person/remote acceptance of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sz w:val="20"/>
                <w:szCs w:val="20"/>
              </w:rPr>
            </w:pPr>
            <w:r w:rsidDel="00000000" w:rsidR="00000000" w:rsidRPr="00000000">
              <w:rPr>
                <w:sz w:val="20"/>
                <w:szCs w:val="20"/>
                <w:rtl w:val="0"/>
              </w:rPr>
              <w:t xml:space="preserve">CV-05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sz w:val="20"/>
                <w:szCs w:val="20"/>
              </w:rPr>
            </w:pPr>
            <w:r w:rsidDel="00000000" w:rsidR="00000000" w:rsidRPr="00000000">
              <w:rPr>
                <w:sz w:val="20"/>
                <w:szCs w:val="20"/>
                <w:rtl w:val="0"/>
              </w:rPr>
              <w:t xml:space="preserve">Verification solution must support self/assisted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sz w:val="20"/>
                <w:szCs w:val="20"/>
              </w:rPr>
            </w:pPr>
            <w:r w:rsidDel="00000000" w:rsidR="00000000" w:rsidRPr="00000000">
              <w:rPr>
                <w:sz w:val="20"/>
                <w:szCs w:val="20"/>
                <w:rtl w:val="0"/>
              </w:rPr>
              <w:t xml:space="preserve">CV-06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sz w:val="20"/>
                <w:szCs w:val="20"/>
              </w:rPr>
            </w:pPr>
            <w:r w:rsidDel="00000000" w:rsidR="00000000" w:rsidRPr="00000000">
              <w:rPr>
                <w:sz w:val="20"/>
                <w:szCs w:val="20"/>
                <w:rtl w:val="0"/>
              </w:rPr>
              <w:t xml:space="preserve">Verification solution optionally allow ZKP based selective disclosure based credential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sz w:val="20"/>
                <w:szCs w:val="20"/>
              </w:rPr>
            </w:pPr>
            <w:r w:rsidDel="00000000" w:rsidR="00000000" w:rsidRPr="00000000">
              <w:rPr>
                <w:sz w:val="20"/>
                <w:szCs w:val="20"/>
                <w:rtl w:val="0"/>
              </w:rPr>
              <w:t xml:space="preserve">CV-07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sz w:val="20"/>
                <w:szCs w:val="20"/>
              </w:rPr>
            </w:pPr>
            <w:r w:rsidDel="00000000" w:rsidR="00000000" w:rsidRPr="00000000">
              <w:rPr>
                <w:sz w:val="20"/>
                <w:szCs w:val="20"/>
                <w:rtl w:val="0"/>
              </w:rPr>
              <w:t xml:space="preserve">Implementing credential verification flows:</w:t>
            </w:r>
          </w:p>
          <w:p w:rsidR="00000000" w:rsidDel="00000000" w:rsidP="00000000" w:rsidRDefault="00000000" w:rsidRPr="00000000" w14:paraId="00000271">
            <w:pPr>
              <w:numPr>
                <w:ilvl w:val="0"/>
                <w:numId w:val="49"/>
              </w:numPr>
              <w:spacing w:after="0" w:line="240" w:lineRule="auto"/>
              <w:ind w:left="720" w:hanging="360"/>
              <w:rPr>
                <w:sz w:val="20"/>
                <w:szCs w:val="20"/>
              </w:rPr>
            </w:pPr>
            <w:r w:rsidDel="00000000" w:rsidR="00000000" w:rsidRPr="00000000">
              <w:rPr>
                <w:sz w:val="20"/>
                <w:szCs w:val="20"/>
                <w:rtl w:val="0"/>
              </w:rPr>
              <w:t xml:space="preserve">SDK integration in accepting entity mobile app </w:t>
            </w:r>
          </w:p>
          <w:p w:rsidR="00000000" w:rsidDel="00000000" w:rsidP="00000000" w:rsidRDefault="00000000" w:rsidRPr="00000000" w14:paraId="00000272">
            <w:pPr>
              <w:numPr>
                <w:ilvl w:val="0"/>
                <w:numId w:val="49"/>
              </w:numPr>
              <w:spacing w:after="0" w:line="240" w:lineRule="auto"/>
              <w:ind w:left="720" w:hanging="360"/>
              <w:rPr>
                <w:sz w:val="20"/>
                <w:szCs w:val="20"/>
              </w:rPr>
            </w:pPr>
            <w:r w:rsidDel="00000000" w:rsidR="00000000" w:rsidRPr="00000000">
              <w:rPr>
                <w:sz w:val="20"/>
                <w:szCs w:val="20"/>
                <w:rtl w:val="0"/>
              </w:rPr>
              <w:t xml:space="preserve">Web app hosted by accepting entity (and/or issuer)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sz w:val="20"/>
                <w:szCs w:val="20"/>
              </w:rPr>
            </w:pPr>
            <w:r w:rsidDel="00000000" w:rsidR="00000000" w:rsidRPr="00000000">
              <w:rPr>
                <w:sz w:val="20"/>
                <w:szCs w:val="20"/>
                <w:rtl w:val="0"/>
              </w:rPr>
              <w:t xml:space="preserve">CV-08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sz w:val="20"/>
                <w:szCs w:val="20"/>
              </w:rPr>
            </w:pPr>
            <w:r w:rsidDel="00000000" w:rsidR="00000000" w:rsidRPr="00000000">
              <w:rPr>
                <w:sz w:val="20"/>
                <w:szCs w:val="20"/>
                <w:rtl w:val="0"/>
              </w:rPr>
              <w:t xml:space="preserve">Notification infrastructure through multiple channels - Mobile, Email, App based etc., to notify individuals during issuance, storing and verification as defined by respective module admins.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sz w:val="20"/>
                <w:szCs w:val="20"/>
              </w:rPr>
            </w:pPr>
            <w:r w:rsidDel="00000000" w:rsidR="00000000" w:rsidRPr="00000000">
              <w:rPr>
                <w:sz w:val="20"/>
                <w:szCs w:val="20"/>
                <w:rtl w:val="0"/>
              </w:rPr>
              <w:t xml:space="preserve">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sz w:val="20"/>
                <w:szCs w:val="20"/>
              </w:rPr>
            </w:pPr>
            <w:r w:rsidDel="00000000" w:rsidR="00000000" w:rsidRPr="00000000">
              <w:rPr>
                <w:sz w:val="20"/>
                <w:szCs w:val="20"/>
                <w:rtl w:val="0"/>
              </w:rPr>
              <w:t xml:space="preserve">CV-09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sz w:val="20"/>
                <w:szCs w:val="20"/>
              </w:rPr>
            </w:pPr>
            <w:r w:rsidDel="00000000" w:rsidR="00000000" w:rsidRPr="00000000">
              <w:rPr>
                <w:sz w:val="20"/>
                <w:szCs w:val="20"/>
                <w:rtl w:val="0"/>
              </w:rPr>
              <w:t xml:space="preserve">L1, L2 and L3 support of credential verification solution in the language requested by the country team. </w:t>
            </w:r>
          </w:p>
          <w:p w:rsidR="00000000" w:rsidDel="00000000" w:rsidP="00000000" w:rsidRDefault="00000000" w:rsidRPr="00000000" w14:paraId="0000027B">
            <w:pPr>
              <w:spacing w:after="0" w:line="240" w:lineRule="auto"/>
              <w:rPr>
                <w:sz w:val="20"/>
                <w:szCs w:val="20"/>
              </w:rPr>
            </w:pPr>
            <w:r w:rsidDel="00000000" w:rsidR="00000000" w:rsidRPr="00000000">
              <w:rPr>
                <w:rtl w:val="0"/>
              </w:rPr>
            </w:r>
          </w:p>
          <w:p w:rsidR="00000000" w:rsidDel="00000000" w:rsidP="00000000" w:rsidRDefault="00000000" w:rsidRPr="00000000" w14:paraId="0000027C">
            <w:pPr>
              <w:spacing w:after="0" w:line="240" w:lineRule="auto"/>
              <w:rPr>
                <w:sz w:val="20"/>
                <w:szCs w:val="20"/>
              </w:rPr>
            </w:pPr>
            <w:r w:rsidDel="00000000" w:rsidR="00000000" w:rsidRPr="00000000">
              <w:rPr>
                <w:b w:val="1"/>
                <w:bCs w:val="1"/>
                <w:sz w:val="20"/>
                <w:szCs w:val="20"/>
                <w:rtl w:val="0"/>
              </w:rPr>
              <w:t xml:space="preserve">I</w:t>
            </w:r>
            <w:r w:rsidDel="00000000" w:rsidR="00000000" w:rsidRPr="00000000">
              <w:rPr>
                <w:b w:val="1"/>
                <w:bCs w:val="1"/>
                <w:sz w:val="20"/>
                <w:szCs w:val="20"/>
                <w:rtl w:val="0"/>
              </w:rPr>
              <w:t xml:space="preserve">MPORTANT</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7D">
            <w:pPr>
              <w:numPr>
                <w:ilvl w:val="0"/>
                <w:numId w:val="11"/>
              </w:numPr>
              <w:spacing w:after="0" w:line="240" w:lineRule="auto"/>
              <w:ind w:left="720" w:hanging="360"/>
              <w:rPr>
                <w:sz w:val="20"/>
                <w:szCs w:val="20"/>
                <w:shd w:fill="b6d7a8" w:val="clear"/>
              </w:rPr>
            </w:pPr>
            <w:r w:rsidDel="00000000" w:rsidR="00000000" w:rsidRPr="00000000">
              <w:rPr>
                <w:sz w:val="20"/>
                <w:szCs w:val="20"/>
                <w:shd w:fill="b6d7a8" w:val="clear"/>
                <w:rtl w:val="0"/>
              </w:rPr>
              <w:t xml:space="preserve">SP team must be trained for L1 and L2 support and certified with the credential issuance solution owner.</w:t>
            </w:r>
          </w:p>
          <w:p w:rsidR="00000000" w:rsidDel="00000000" w:rsidP="00000000" w:rsidRDefault="00000000" w:rsidRPr="00000000" w14:paraId="0000027E">
            <w:pPr>
              <w:numPr>
                <w:ilvl w:val="0"/>
                <w:numId w:val="11"/>
              </w:numPr>
              <w:spacing w:after="0" w:line="240" w:lineRule="auto"/>
              <w:ind w:left="720" w:hanging="360"/>
              <w:rPr>
                <w:sz w:val="20"/>
                <w:szCs w:val="20"/>
                <w:shd w:fill="b6d7a8" w:val="clear"/>
              </w:rPr>
            </w:pPr>
            <w:r w:rsidDel="00000000" w:rsidR="00000000" w:rsidRPr="00000000">
              <w:rPr>
                <w:sz w:val="20"/>
                <w:szCs w:val="20"/>
                <w:shd w:fill="b6d7a8" w:val="clear"/>
                <w:rtl w:val="0"/>
              </w:rPr>
              <w:t xml:space="preserve">SP</w:t>
            </w:r>
            <w:r w:rsidDel="00000000" w:rsidR="00000000" w:rsidRPr="00000000">
              <w:rPr>
                <w:sz w:val="20"/>
                <w:szCs w:val="20"/>
                <w:shd w:fill="b6d7a8" w:val="clear"/>
                <w:rtl w:val="0"/>
              </w:rPr>
              <w:t xml:space="preserve"> </w:t>
            </w:r>
            <w:r w:rsidDel="00000000" w:rsidR="00000000" w:rsidRPr="00000000">
              <w:rPr>
                <w:sz w:val="20"/>
                <w:szCs w:val="20"/>
                <w:shd w:fill="b6d7a8" w:val="clear"/>
                <w:rtl w:val="0"/>
              </w:rPr>
              <w:t xml:space="preserve">may sign-up with an empaneled/trained/certified tech software vendor for L3 support by credential issuance solution owner (recommended). SP and L3 software vendors should have a back to back agreement. In absence of such an arrangement, SP must demonstrate L3 capabilities.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sz w:val="20"/>
                <w:szCs w:val="20"/>
                <w:shd w:fill="b6d7a8" w:val="clear"/>
              </w:rPr>
            </w:pPr>
            <w:r w:rsidDel="00000000" w:rsidR="00000000" w:rsidRPr="00000000">
              <w:rPr>
                <w:sz w:val="20"/>
                <w:szCs w:val="20"/>
                <w:shd w:fill="b6d7a8" w:val="clear"/>
                <w:rtl w:val="0"/>
              </w:rPr>
              <w:t xml:space="preserve">CV-10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ind w:left="0" w:firstLine="0"/>
              <w:rPr>
                <w:sz w:val="20"/>
                <w:szCs w:val="20"/>
                <w:shd w:fill="b6d7a8" w:val="clear"/>
              </w:rPr>
            </w:pPr>
            <w:r w:rsidDel="00000000" w:rsidR="00000000" w:rsidRPr="00000000">
              <w:rPr>
                <w:color w:val="444746"/>
                <w:sz w:val="20"/>
                <w:szCs w:val="20"/>
                <w:shd w:fill="b6d7a8" w:val="clear"/>
                <w:rtl w:val="0"/>
              </w:rPr>
              <w:t xml:space="preserve">L3 support must extend 6 months beyond project completion, totaling 12 months, to guarantee post-transition technical continuity and maintain solution integrity.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sz w:val="20"/>
                <w:szCs w:val="20"/>
              </w:rPr>
            </w:pPr>
            <w:r w:rsidDel="00000000" w:rsidR="00000000" w:rsidRPr="00000000">
              <w:rPr>
                <w:sz w:val="20"/>
                <w:szCs w:val="20"/>
                <w:rtl w:val="0"/>
              </w:rPr>
              <w:t xml:space="preserve">CS-01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sz w:val="20"/>
                <w:szCs w:val="20"/>
              </w:rPr>
            </w:pPr>
            <w:r w:rsidDel="00000000" w:rsidR="00000000" w:rsidRPr="00000000">
              <w:rPr>
                <w:sz w:val="20"/>
                <w:szCs w:val="20"/>
                <w:rtl w:val="0"/>
              </w:rPr>
              <w:t xml:space="preserve">Credential store solution must allow below options with seamless integration with issuance and verification solutions across: </w:t>
            </w:r>
          </w:p>
          <w:p w:rsidR="00000000" w:rsidDel="00000000" w:rsidP="00000000" w:rsidRDefault="00000000" w:rsidRPr="00000000" w14:paraId="00000287">
            <w:pPr>
              <w:numPr>
                <w:ilvl w:val="0"/>
                <w:numId w:val="55"/>
              </w:numPr>
              <w:spacing w:after="0" w:line="240" w:lineRule="auto"/>
              <w:ind w:left="720" w:hanging="360"/>
              <w:rPr>
                <w:sz w:val="20"/>
                <w:szCs w:val="20"/>
                <w:u w:val="none"/>
              </w:rPr>
            </w:pPr>
            <w:r w:rsidDel="00000000" w:rsidR="00000000" w:rsidRPr="00000000">
              <w:rPr>
                <w:sz w:val="20"/>
                <w:szCs w:val="20"/>
                <w:rtl w:val="0"/>
              </w:rPr>
              <w:t xml:space="preserve">Digital - Personal Computer Local store</w:t>
            </w:r>
          </w:p>
          <w:p w:rsidR="00000000" w:rsidDel="00000000" w:rsidP="00000000" w:rsidRDefault="00000000" w:rsidRPr="00000000" w14:paraId="00000288">
            <w:pPr>
              <w:numPr>
                <w:ilvl w:val="0"/>
                <w:numId w:val="55"/>
              </w:numPr>
              <w:spacing w:after="0" w:line="240" w:lineRule="auto"/>
              <w:ind w:left="720" w:hanging="360"/>
              <w:rPr>
                <w:sz w:val="20"/>
                <w:szCs w:val="20"/>
                <w:u w:val="none"/>
              </w:rPr>
            </w:pPr>
            <w:r w:rsidDel="00000000" w:rsidR="00000000" w:rsidRPr="00000000">
              <w:rPr>
                <w:sz w:val="20"/>
                <w:szCs w:val="20"/>
                <w:rtl w:val="0"/>
              </w:rPr>
              <w:t xml:space="preserve">Digital  - Cloud Store</w:t>
            </w:r>
          </w:p>
          <w:p w:rsidR="00000000" w:rsidDel="00000000" w:rsidP="00000000" w:rsidRDefault="00000000" w:rsidRPr="00000000" w14:paraId="00000289">
            <w:pPr>
              <w:numPr>
                <w:ilvl w:val="0"/>
                <w:numId w:val="55"/>
              </w:numPr>
              <w:spacing w:after="0" w:line="240" w:lineRule="auto"/>
              <w:ind w:left="720" w:hanging="360"/>
              <w:rPr>
                <w:sz w:val="20"/>
                <w:szCs w:val="20"/>
                <w:u w:val="none"/>
              </w:rPr>
            </w:pPr>
            <w:r w:rsidDel="00000000" w:rsidR="00000000" w:rsidRPr="00000000">
              <w:rPr>
                <w:sz w:val="20"/>
                <w:szCs w:val="20"/>
                <w:rtl w:val="0"/>
              </w:rPr>
              <w:t xml:space="preserve">Digital - eLockers Svc</w:t>
            </w:r>
          </w:p>
          <w:p w:rsidR="00000000" w:rsidDel="00000000" w:rsidP="00000000" w:rsidRDefault="00000000" w:rsidRPr="00000000" w14:paraId="0000028A">
            <w:pPr>
              <w:numPr>
                <w:ilvl w:val="0"/>
                <w:numId w:val="55"/>
              </w:numPr>
              <w:spacing w:after="0" w:line="240" w:lineRule="auto"/>
              <w:ind w:left="720" w:hanging="360"/>
              <w:rPr>
                <w:sz w:val="20"/>
                <w:szCs w:val="20"/>
                <w:u w:val="none"/>
              </w:rPr>
            </w:pPr>
            <w:r w:rsidDel="00000000" w:rsidR="00000000" w:rsidRPr="00000000">
              <w:rPr>
                <w:sz w:val="20"/>
                <w:szCs w:val="20"/>
                <w:rtl w:val="0"/>
              </w:rPr>
              <w:t xml:space="preserve">Mobile  -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rPr>
                <w:sz w:val="20"/>
                <w:szCs w:val="20"/>
              </w:rPr>
            </w:pPr>
            <w:r w:rsidDel="00000000" w:rsidR="00000000" w:rsidRPr="00000000">
              <w:rPr>
                <w:sz w:val="20"/>
                <w:szCs w:val="20"/>
                <w:rtl w:val="0"/>
              </w:rPr>
              <w:t xml:space="preserve">CS-02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rPr>
                <w:sz w:val="20"/>
                <w:szCs w:val="20"/>
              </w:rPr>
            </w:pPr>
            <w:r w:rsidDel="00000000" w:rsidR="00000000" w:rsidRPr="00000000">
              <w:rPr>
                <w:sz w:val="20"/>
                <w:szCs w:val="20"/>
                <w:rtl w:val="0"/>
              </w:rPr>
              <w:t xml:space="preserve">Credential store solutions must support import of credentials to user controlled stores either on cloud (eLocker) or mobile (wallet) and with one or more authentication modalities. E.g.</w:t>
            </w:r>
          </w:p>
          <w:p w:rsidR="00000000" w:rsidDel="00000000" w:rsidP="00000000" w:rsidRDefault="00000000" w:rsidRPr="00000000" w14:paraId="0000028F">
            <w:pPr>
              <w:numPr>
                <w:ilvl w:val="0"/>
                <w:numId w:val="31"/>
              </w:numPr>
              <w:spacing w:after="0" w:line="240" w:lineRule="auto"/>
              <w:ind w:left="720" w:hanging="360"/>
              <w:rPr>
                <w:sz w:val="20"/>
                <w:szCs w:val="20"/>
                <w:u w:val="none"/>
              </w:rPr>
            </w:pPr>
            <w:r w:rsidDel="00000000" w:rsidR="00000000" w:rsidRPr="00000000">
              <w:rPr>
                <w:sz w:val="20"/>
                <w:szCs w:val="20"/>
                <w:rtl w:val="0"/>
              </w:rPr>
              <w:t xml:space="preserve">Knowledge based auth</w:t>
            </w:r>
          </w:p>
          <w:p w:rsidR="00000000" w:rsidDel="00000000" w:rsidP="00000000" w:rsidRDefault="00000000" w:rsidRPr="00000000" w14:paraId="00000290">
            <w:pPr>
              <w:numPr>
                <w:ilvl w:val="0"/>
                <w:numId w:val="31"/>
              </w:numPr>
              <w:spacing w:after="0" w:line="240" w:lineRule="auto"/>
              <w:ind w:left="720" w:hanging="360"/>
              <w:rPr>
                <w:sz w:val="20"/>
                <w:szCs w:val="20"/>
                <w:u w:val="none"/>
              </w:rPr>
            </w:pPr>
            <w:r w:rsidDel="00000000" w:rsidR="00000000" w:rsidRPr="00000000">
              <w:rPr>
                <w:sz w:val="20"/>
                <w:szCs w:val="20"/>
                <w:rtl w:val="0"/>
              </w:rPr>
              <w:t xml:space="preserve">OTP auth</w:t>
            </w:r>
          </w:p>
          <w:p w:rsidR="00000000" w:rsidDel="00000000" w:rsidP="00000000" w:rsidRDefault="00000000" w:rsidRPr="00000000" w14:paraId="00000291">
            <w:pPr>
              <w:numPr>
                <w:ilvl w:val="0"/>
                <w:numId w:val="31"/>
              </w:numPr>
              <w:spacing w:after="0" w:line="240" w:lineRule="auto"/>
              <w:ind w:left="720" w:hanging="360"/>
              <w:rPr>
                <w:sz w:val="20"/>
                <w:szCs w:val="20"/>
                <w:u w:val="none"/>
              </w:rPr>
            </w:pPr>
            <w:r w:rsidDel="00000000" w:rsidR="00000000" w:rsidRPr="00000000">
              <w:rPr>
                <w:sz w:val="20"/>
                <w:szCs w:val="20"/>
                <w:rtl w:val="0"/>
              </w:rPr>
              <w:t xml:space="preserve">Biometric auth</w:t>
            </w:r>
            <w:r w:rsidDel="00000000" w:rsidR="00000000" w:rsidRPr="00000000">
              <w:rPr>
                <w:rtl w:val="0"/>
              </w:rPr>
            </w:r>
          </w:p>
          <w:p w:rsidR="00000000" w:rsidDel="00000000" w:rsidP="00000000" w:rsidRDefault="00000000" w:rsidRPr="00000000" w14:paraId="00000292">
            <w:pPr>
              <w:numPr>
                <w:ilvl w:val="0"/>
                <w:numId w:val="31"/>
              </w:numPr>
              <w:spacing w:after="0" w:line="240" w:lineRule="auto"/>
              <w:ind w:left="720" w:hanging="360"/>
              <w:rPr>
                <w:sz w:val="20"/>
                <w:szCs w:val="20"/>
                <w:u w:val="none"/>
              </w:rPr>
            </w:pPr>
            <w:r w:rsidDel="00000000" w:rsidR="00000000" w:rsidRPr="00000000">
              <w:rPr>
                <w:sz w:val="20"/>
                <w:szCs w:val="20"/>
                <w:rtl w:val="0"/>
              </w:rPr>
              <w:t xml:space="preserve">Face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sz w:val="20"/>
                <w:szCs w:val="20"/>
              </w:rPr>
            </w:pPr>
            <w:r w:rsidDel="00000000" w:rsidR="00000000" w:rsidRPr="00000000">
              <w:rPr>
                <w:sz w:val="20"/>
                <w:szCs w:val="20"/>
                <w:rtl w:val="0"/>
              </w:rPr>
              <w:t xml:space="preserve">CS-03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sz w:val="20"/>
                <w:szCs w:val="20"/>
              </w:rPr>
            </w:pPr>
            <w:r w:rsidDel="00000000" w:rsidR="00000000" w:rsidRPr="00000000">
              <w:rPr>
                <w:sz w:val="20"/>
                <w:szCs w:val="20"/>
                <w:rtl w:val="0"/>
              </w:rPr>
              <w:t xml:space="preserve">Credential store solutions must support holding of various types of credentials across issuers and in multiple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sz w:val="20"/>
                <w:szCs w:val="20"/>
                <w:shd w:fill="b6d7a8" w:val="clear"/>
              </w:rPr>
            </w:pPr>
            <w:r w:rsidDel="00000000" w:rsidR="00000000" w:rsidRPr="00000000">
              <w:rPr>
                <w:sz w:val="20"/>
                <w:szCs w:val="20"/>
                <w:shd w:fill="b6d7a8" w:val="clear"/>
                <w:rtl w:val="0"/>
              </w:rPr>
              <w:t xml:space="preserve">CS-04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sz w:val="20"/>
                <w:szCs w:val="20"/>
                <w:shd w:fill="b6d7a8" w:val="clear"/>
              </w:rPr>
            </w:pPr>
            <w:r w:rsidDel="00000000" w:rsidR="00000000" w:rsidRPr="00000000">
              <w:rPr>
                <w:color w:val="444746"/>
                <w:sz w:val="20"/>
                <w:szCs w:val="20"/>
                <w:shd w:fill="b6d7a8" w:val="clear"/>
                <w:rtl w:val="0"/>
              </w:rPr>
              <w:t xml:space="preserve">Credential store solutions must support delegated storing of credentials. The system must allow a parent or legal guardian to view and present the credential on behalf of a minor, and linkage to the child must be validated using authoritative registry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sz w:val="20"/>
                <w:szCs w:val="20"/>
              </w:rPr>
            </w:pPr>
            <w:r w:rsidDel="00000000" w:rsidR="00000000" w:rsidRPr="00000000">
              <w:rPr>
                <w:sz w:val="20"/>
                <w:szCs w:val="20"/>
                <w:rtl w:val="0"/>
              </w:rPr>
              <w:t xml:space="preserve">PR-101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sz w:val="20"/>
                <w:szCs w:val="20"/>
              </w:rPr>
            </w:pPr>
            <w:r w:rsidDel="00000000" w:rsidR="00000000" w:rsidRPr="00000000">
              <w:rPr>
                <w:sz w:val="20"/>
                <w:szCs w:val="20"/>
                <w:rtl w:val="0"/>
              </w:rPr>
              <w:t xml:space="preserve">Meet Technical, Programmatic and Strategic Rollout objectives. More Info </w:t>
            </w:r>
            <w:hyperlink w:anchor="_iotho5exwggc">
              <w:r w:rsidDel="00000000" w:rsidR="00000000" w:rsidRPr="00000000">
                <w:rPr>
                  <w:color w:val="1155cc"/>
                  <w:sz w:val="20"/>
                  <w:szCs w:val="20"/>
                  <w:u w:val="single"/>
                  <w:rtl w:val="0"/>
                </w:rPr>
                <w:t xml:space="preserve">Rollout (KRAs) Scope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sz w:val="20"/>
                <w:szCs w:val="20"/>
              </w:rPr>
            </w:pPr>
            <w:r w:rsidDel="00000000" w:rsidR="00000000" w:rsidRPr="00000000">
              <w:rPr>
                <w:sz w:val="20"/>
                <w:szCs w:val="20"/>
                <w:rtl w:val="0"/>
              </w:rPr>
              <w:t xml:space="preserve">PR-201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ind w:left="0" w:firstLine="0"/>
              <w:rPr>
                <w:sz w:val="20"/>
                <w:szCs w:val="20"/>
              </w:rPr>
            </w:pPr>
            <w:r w:rsidDel="00000000" w:rsidR="00000000" w:rsidRPr="00000000">
              <w:rPr>
                <w:sz w:val="20"/>
                <w:szCs w:val="20"/>
                <w:rtl w:val="0"/>
              </w:rPr>
              <w:t xml:space="preserve">Go live on two use-cases</w:t>
            </w:r>
            <w:r w:rsidDel="00000000" w:rsidR="00000000" w:rsidRPr="00000000">
              <w:rPr>
                <w:sz w:val="20"/>
                <w:szCs w:val="20"/>
                <w:vertAlign w:val="superscript"/>
              </w:rPr>
              <w:footnoteReference w:customMarkFollows="0" w:id="1"/>
            </w:r>
            <w:r w:rsidDel="00000000" w:rsidR="00000000" w:rsidRPr="00000000">
              <w:rPr>
                <w:sz w:val="20"/>
                <w:szCs w:val="20"/>
                <w:rtl w:val="0"/>
              </w:rPr>
              <w:t xml:space="preserve"> (end to end) as identified in section 6.1.  </w:t>
            </w:r>
            <w:r w:rsidDel="00000000" w:rsidR="00000000" w:rsidRPr="00000000">
              <w:rPr>
                <w:sz w:val="20"/>
                <w:szCs w:val="20"/>
                <w:rtl w:val="0"/>
              </w:rPr>
              <w:t xml:space="preserve">More Info </w:t>
            </w:r>
            <w:hyperlink w:anchor="_iotho5exwggc">
              <w:r w:rsidDel="00000000" w:rsidR="00000000" w:rsidRPr="00000000">
                <w:rPr>
                  <w:color w:val="1155cc"/>
                  <w:sz w:val="20"/>
                  <w:szCs w:val="20"/>
                  <w:u w:val="single"/>
                  <w:rtl w:val="0"/>
                </w:rPr>
                <w:t xml:space="preserve">Program Deliverables (KRAs) Scope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rPr>
                <w:sz w:val="20"/>
                <w:szCs w:val="20"/>
              </w:rPr>
            </w:pPr>
            <w:r w:rsidDel="00000000" w:rsidR="00000000" w:rsidRPr="00000000">
              <w:rPr>
                <w:sz w:val="20"/>
                <w:szCs w:val="20"/>
                <w:rtl w:val="0"/>
              </w:rPr>
              <w:t xml:space="preserve">PR-202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ind w:left="0" w:firstLine="0"/>
              <w:rPr>
                <w:sz w:val="20"/>
                <w:szCs w:val="20"/>
              </w:rPr>
            </w:pPr>
            <w:r w:rsidDel="00000000" w:rsidR="00000000" w:rsidRPr="00000000">
              <w:rPr>
                <w:sz w:val="20"/>
                <w:szCs w:val="20"/>
                <w:rtl w:val="0"/>
              </w:rPr>
              <w:t xml:space="preserve">Onboarding of at least one additional end-to-end use case and identification of three</w:t>
            </w:r>
            <w:r w:rsidDel="00000000" w:rsidR="00000000" w:rsidRPr="00000000">
              <w:rPr>
                <w:sz w:val="20"/>
                <w:szCs w:val="20"/>
                <w:rtl w:val="0"/>
              </w:rPr>
              <w:t xml:space="preserve"> additional issuer institutions.</w:t>
            </w:r>
            <w:r w:rsidDel="00000000" w:rsidR="00000000" w:rsidRPr="00000000">
              <w:rPr>
                <w:sz w:val="20"/>
                <w:szCs w:val="20"/>
                <w:rtl w:val="0"/>
              </w:rPr>
              <w:t xml:space="preserve"> </w:t>
            </w:r>
            <w:r w:rsidDel="00000000" w:rsidR="00000000" w:rsidRPr="00000000">
              <w:rPr>
                <w:sz w:val="20"/>
                <w:szCs w:val="20"/>
                <w:rtl w:val="0"/>
              </w:rPr>
              <w:t xml:space="preserve">More Info </w:t>
            </w:r>
            <w:hyperlink w:anchor="_iotho5exwggc">
              <w:r w:rsidDel="00000000" w:rsidR="00000000" w:rsidRPr="00000000">
                <w:rPr>
                  <w:color w:val="1155cc"/>
                  <w:sz w:val="20"/>
                  <w:szCs w:val="20"/>
                  <w:u w:val="single"/>
                  <w:rtl w:val="0"/>
                </w:rPr>
                <w:t xml:space="preserve">Program Deliverables (KRAs) Scope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after="0" w:line="240" w:lineRule="auto"/>
              <w:rPr>
                <w:sz w:val="20"/>
                <w:szCs w:val="20"/>
              </w:rPr>
            </w:pPr>
            <w:r w:rsidDel="00000000" w:rsidR="00000000" w:rsidRPr="00000000">
              <w:rPr>
                <w:sz w:val="20"/>
                <w:szCs w:val="20"/>
                <w:rtl w:val="0"/>
              </w:rPr>
              <w:t xml:space="preserve">PR-203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sz w:val="20"/>
                <w:szCs w:val="20"/>
              </w:rPr>
            </w:pPr>
            <w:r w:rsidDel="00000000" w:rsidR="00000000" w:rsidRPr="00000000">
              <w:rPr>
                <w:sz w:val="20"/>
                <w:szCs w:val="20"/>
                <w:rtl w:val="0"/>
              </w:rPr>
              <w:t xml:space="preserve">Outreach Strategy documented in a playbook, including a roadmap of adoptions by issuers and acceptors beyond the six-month rollout. </w:t>
            </w:r>
          </w:p>
          <w:p w:rsidR="00000000" w:rsidDel="00000000" w:rsidP="00000000" w:rsidRDefault="00000000" w:rsidRPr="00000000" w14:paraId="000002AB">
            <w:pPr>
              <w:spacing w:after="0" w:line="240" w:lineRule="auto"/>
              <w:rPr>
                <w:sz w:val="20"/>
                <w:szCs w:val="20"/>
              </w:rPr>
            </w:pPr>
            <w:r w:rsidDel="00000000" w:rsidR="00000000" w:rsidRPr="00000000">
              <w:rPr>
                <w:sz w:val="20"/>
                <w:szCs w:val="20"/>
                <w:rtl w:val="0"/>
              </w:rPr>
              <w:t xml:space="preserve">More info </w:t>
            </w:r>
            <w:hyperlink w:anchor="_wu8tw9ya6wag">
              <w:r w:rsidDel="00000000" w:rsidR="00000000" w:rsidRPr="00000000">
                <w:rPr>
                  <w:color w:val="1155cc"/>
                  <w:sz w:val="20"/>
                  <w:szCs w:val="20"/>
                  <w:u w:val="single"/>
                  <w:rtl w:val="0"/>
                </w:rPr>
                <w:t xml:space="preserve">Program Deliverables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sz w:val="20"/>
                <w:szCs w:val="20"/>
              </w:rPr>
            </w:pPr>
            <w:r w:rsidDel="00000000" w:rsidR="00000000" w:rsidRPr="00000000">
              <w:rPr>
                <w:sz w:val="20"/>
                <w:szCs w:val="20"/>
                <w:rtl w:val="0"/>
              </w:rPr>
              <w:t xml:space="preserve">PR-204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Publication of a Whitepaper on the Impact of Credentialing as a DPI. More info </w:t>
            </w:r>
            <w:hyperlink w:anchor="_wu8tw9ya6wag">
              <w:r w:rsidDel="00000000" w:rsidR="00000000" w:rsidRPr="00000000">
                <w:rPr>
                  <w:color w:val="1155cc"/>
                  <w:sz w:val="20"/>
                  <w:szCs w:val="20"/>
                  <w:u w:val="single"/>
                  <w:rtl w:val="0"/>
                </w:rPr>
                <w:t xml:space="preserve">Program Deliverables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sz w:val="20"/>
                <w:szCs w:val="20"/>
              </w:rPr>
            </w:pPr>
            <w:r w:rsidDel="00000000" w:rsidR="00000000" w:rsidRPr="00000000">
              <w:rPr>
                <w:sz w:val="20"/>
                <w:szCs w:val="20"/>
                <w:rtl w:val="0"/>
              </w:rPr>
              <w:t xml:space="preserve">PR-301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ind w:left="0" w:firstLine="0"/>
              <w:rPr>
                <w:sz w:val="20"/>
                <w:szCs w:val="20"/>
              </w:rPr>
            </w:pPr>
            <w:r w:rsidDel="00000000" w:rsidR="00000000" w:rsidRPr="00000000">
              <w:rPr>
                <w:sz w:val="20"/>
                <w:szCs w:val="20"/>
                <w:rtl w:val="0"/>
              </w:rPr>
              <w:t xml:space="preserve">Technical deliverables. </w:t>
            </w:r>
            <w:r w:rsidDel="00000000" w:rsidR="00000000" w:rsidRPr="00000000">
              <w:rPr>
                <w:sz w:val="20"/>
                <w:szCs w:val="20"/>
                <w:rtl w:val="0"/>
              </w:rPr>
              <w:t xml:space="preserve">More Info </w:t>
            </w:r>
            <w:hyperlink w:anchor="_iotho5exwggc">
              <w:r w:rsidDel="00000000" w:rsidR="00000000" w:rsidRPr="00000000">
                <w:rPr>
                  <w:color w:val="1155cc"/>
                  <w:sz w:val="20"/>
                  <w:szCs w:val="20"/>
                  <w:u w:val="single"/>
                  <w:rtl w:val="0"/>
                </w:rPr>
                <w:t xml:space="preserve">Technical Deliverables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sz w:val="20"/>
                <w:szCs w:val="20"/>
              </w:rPr>
            </w:pPr>
            <w:r w:rsidDel="00000000" w:rsidR="00000000" w:rsidRPr="00000000">
              <w:rPr>
                <w:sz w:val="20"/>
                <w:szCs w:val="20"/>
                <w:rtl w:val="0"/>
              </w:rPr>
              <w:t xml:space="preserve">PR-401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ind w:left="0" w:firstLine="0"/>
              <w:rPr>
                <w:sz w:val="20"/>
                <w:szCs w:val="20"/>
              </w:rPr>
            </w:pPr>
            <w:r w:rsidDel="00000000" w:rsidR="00000000" w:rsidRPr="00000000">
              <w:rPr>
                <w:sz w:val="20"/>
                <w:szCs w:val="20"/>
                <w:rtl w:val="0"/>
              </w:rPr>
              <w:t xml:space="preserve">Meet the overall Delivery Schedule. More Info </w:t>
            </w:r>
            <w:hyperlink w:anchor="_4h4f7vixmu7v">
              <w:r w:rsidDel="00000000" w:rsidR="00000000" w:rsidRPr="00000000">
                <w:rPr>
                  <w:color w:val="1155cc"/>
                  <w:sz w:val="20"/>
                  <w:szCs w:val="20"/>
                  <w:u w:val="single"/>
                  <w:rtl w:val="0"/>
                </w:rPr>
                <w:t xml:space="preserve">Schedule of Deliverables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sz w:val="20"/>
                <w:szCs w:val="20"/>
              </w:rPr>
            </w:pPr>
            <w:r w:rsidDel="00000000" w:rsidR="00000000" w:rsidRPr="00000000">
              <w:rPr>
                <w:sz w:val="20"/>
                <w:szCs w:val="20"/>
                <w:rtl w:val="0"/>
              </w:rPr>
              <w:t xml:space="preserve">PR-901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sz w:val="20"/>
                <w:szCs w:val="20"/>
                <w:shd w:fill="b6d7a8" w:val="clear"/>
              </w:rPr>
            </w:pPr>
            <w:r w:rsidDel="00000000" w:rsidR="00000000" w:rsidRPr="00000000">
              <w:rPr>
                <w:sz w:val="20"/>
                <w:szCs w:val="20"/>
                <w:rtl w:val="0"/>
              </w:rPr>
              <w:t xml:space="preserve">DPG owners must support SP and ISVs to provide timely release of stable and critical updates to the open source code </w:t>
            </w:r>
            <w:r w:rsidDel="00000000" w:rsidR="00000000" w:rsidRPr="00000000">
              <w:rPr>
                <w:sz w:val="20"/>
                <w:szCs w:val="20"/>
                <w:shd w:fill="b6d7a8" w:val="clear"/>
                <w:rtl w:val="0"/>
              </w:rPr>
              <w:t xml:space="preserve">base </w:t>
            </w:r>
            <w:r w:rsidDel="00000000" w:rsidR="00000000" w:rsidRPr="00000000">
              <w:rPr>
                <w:color w:val="444746"/>
                <w:sz w:val="20"/>
                <w:szCs w:val="20"/>
                <w:shd w:fill="b6d7a8" w:val="clear"/>
                <w:rtl w:val="0"/>
              </w:rPr>
              <w:t xml:space="preserve">and carry out vulnerability and resilience assessments, as well as end-to-end penetration tests on the deployed solutions, in accordance with the NIST cybersecurity framework</w:t>
            </w:r>
            <w:r w:rsidDel="00000000" w:rsidR="00000000" w:rsidRPr="00000000">
              <w:rPr>
                <w:sz w:val="20"/>
                <w:szCs w:val="20"/>
                <w:shd w:fill="b6d7a8"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sz w:val="20"/>
                <w:szCs w:val="20"/>
              </w:rPr>
            </w:pPr>
            <w:r w:rsidDel="00000000" w:rsidR="00000000" w:rsidRPr="00000000">
              <w:rPr>
                <w:sz w:val="20"/>
                <w:szCs w:val="20"/>
                <w:rtl w:val="0"/>
              </w:rPr>
              <w:t xml:space="preserve">DPG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sz w:val="20"/>
                <w:szCs w:val="20"/>
              </w:rPr>
            </w:pPr>
            <w:r w:rsidDel="00000000" w:rsidR="00000000" w:rsidRPr="00000000">
              <w:rPr>
                <w:rtl w:val="0"/>
              </w:rPr>
            </w:r>
          </w:p>
        </w:tc>
      </w:tr>
      <w:tr>
        <w:trPr>
          <w:cantSplit w:val="0"/>
          <w:trHeight w:val="982.6666666666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sz w:val="20"/>
                <w:szCs w:val="20"/>
              </w:rPr>
            </w:pPr>
            <w:r w:rsidDel="00000000" w:rsidR="00000000" w:rsidRPr="00000000">
              <w:rPr>
                <w:sz w:val="20"/>
                <w:szCs w:val="20"/>
                <w:rtl w:val="0"/>
              </w:rPr>
              <w:t xml:space="preserve">PR-902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sz w:val="20"/>
                <w:szCs w:val="20"/>
              </w:rPr>
            </w:pPr>
            <w:r w:rsidDel="00000000" w:rsidR="00000000" w:rsidRPr="00000000">
              <w:rPr>
                <w:sz w:val="20"/>
                <w:szCs w:val="20"/>
                <w:rtl w:val="0"/>
              </w:rPr>
              <w:t xml:space="preserve">DPI owner must align required personnel identified during kick off meeting for successful execution of the roll </w:t>
            </w:r>
            <w:commentRangeStart w:id="13"/>
            <w:commentRangeStart w:id="14"/>
            <w:commentRangeStart w:id="15"/>
            <w:commentRangeStart w:id="16"/>
            <w:r w:rsidDel="00000000" w:rsidR="00000000" w:rsidRPr="00000000">
              <w:rPr>
                <w:sz w:val="20"/>
                <w:szCs w:val="20"/>
                <w:rtl w:val="0"/>
              </w:rPr>
              <w:t xml:space="preserve">out</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sz w:val="20"/>
                <w:szCs w:val="20"/>
              </w:rPr>
            </w:pPr>
            <w:r w:rsidDel="00000000" w:rsidR="00000000" w:rsidRPr="00000000">
              <w:rPr>
                <w:sz w:val="20"/>
                <w:szCs w:val="20"/>
                <w:rtl w:val="0"/>
              </w:rPr>
              <w:t xml:space="preserve">DPI Owner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sz w:val="20"/>
                <w:szCs w:val="20"/>
              </w:rPr>
            </w:pPr>
            <w:r w:rsidDel="00000000" w:rsidR="00000000" w:rsidRPr="00000000">
              <w:rPr>
                <w:sz w:val="20"/>
                <w:szCs w:val="20"/>
                <w:rtl w:val="0"/>
              </w:rPr>
              <w:t xml:space="preserve">PR-903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sz w:val="20"/>
                <w:szCs w:val="20"/>
              </w:rPr>
            </w:pPr>
            <w:r w:rsidDel="00000000" w:rsidR="00000000" w:rsidRPr="00000000">
              <w:rPr>
                <w:sz w:val="20"/>
                <w:szCs w:val="20"/>
                <w:rtl w:val="0"/>
              </w:rPr>
              <w:t xml:space="preserve">DPI owner must make sure required program, technical and operational personnel to take over the </w:t>
            </w:r>
            <w:r w:rsidDel="00000000" w:rsidR="00000000" w:rsidRPr="00000000">
              <w:rPr>
                <w:sz w:val="20"/>
                <w:szCs w:val="20"/>
                <w:rtl w:val="0"/>
              </w:rPr>
              <w:t xml:space="preserve">solution</w:t>
            </w:r>
            <w:r w:rsidDel="00000000" w:rsidR="00000000" w:rsidRPr="00000000">
              <w:rPr>
                <w:sz w:val="20"/>
                <w:szCs w:val="20"/>
                <w:shd w:fill="b6d7a8" w:val="clear"/>
                <w:rtl w:val="0"/>
              </w:rPr>
              <w:t xml:space="preserve"> </w:t>
            </w:r>
            <w:r w:rsidDel="00000000" w:rsidR="00000000" w:rsidRPr="00000000">
              <w:rPr>
                <w:color w:val="444746"/>
                <w:sz w:val="20"/>
                <w:szCs w:val="20"/>
                <w:shd w:fill="b6d7a8" w:val="clear"/>
                <w:rtl w:val="0"/>
              </w:rPr>
              <w:t xml:space="preserve">with a skill transfer</w:t>
            </w:r>
            <w:r w:rsidDel="00000000" w:rsidR="00000000" w:rsidRPr="00000000">
              <w:rPr>
                <w:sz w:val="20"/>
                <w:szCs w:val="20"/>
                <w:rtl w:val="0"/>
              </w:rPr>
              <w:t xml:space="preserve"> as agreed during the kick of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sz w:val="20"/>
                <w:szCs w:val="20"/>
              </w:rPr>
            </w:pPr>
            <w:r w:rsidDel="00000000" w:rsidR="00000000" w:rsidRPr="00000000">
              <w:rPr>
                <w:sz w:val="20"/>
                <w:szCs w:val="20"/>
                <w:rtl w:val="0"/>
              </w:rPr>
              <w:t xml:space="preserve">DPI Owner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sz w:val="20"/>
                <w:szCs w:val="20"/>
              </w:rPr>
            </w:pPr>
            <w:r w:rsidDel="00000000" w:rsidR="00000000" w:rsidRPr="00000000">
              <w:rPr>
                <w:sz w:val="20"/>
                <w:szCs w:val="20"/>
                <w:rtl w:val="0"/>
              </w:rPr>
              <w:t xml:space="preserve">PR-904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sz w:val="20"/>
                <w:szCs w:val="20"/>
              </w:rPr>
            </w:pPr>
            <w:r w:rsidDel="00000000" w:rsidR="00000000" w:rsidRPr="00000000">
              <w:rPr>
                <w:sz w:val="20"/>
                <w:szCs w:val="20"/>
                <w:rtl w:val="0"/>
              </w:rPr>
              <w:t xml:space="preserve">DPI owner must lead to facilitate additional roll-out use cases and connect SP and ISVs to successfully implement the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sz w:val="20"/>
                <w:szCs w:val="20"/>
              </w:rPr>
            </w:pPr>
            <w:r w:rsidDel="00000000" w:rsidR="00000000" w:rsidRPr="00000000">
              <w:rPr>
                <w:sz w:val="20"/>
                <w:szCs w:val="20"/>
                <w:rtl w:val="0"/>
              </w:rPr>
              <w:t xml:space="preserve">DPI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sz w:val="20"/>
                <w:szCs w:val="20"/>
              </w:rPr>
            </w:pPr>
            <w:r w:rsidDel="00000000" w:rsidR="00000000" w:rsidRPr="00000000">
              <w:rPr>
                <w:sz w:val="20"/>
                <w:szCs w:val="20"/>
                <w:rtl w:val="0"/>
              </w:rPr>
              <w:t xml:space="preserve">PR-905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sz w:val="20"/>
                <w:szCs w:val="20"/>
              </w:rPr>
            </w:pPr>
            <w:r w:rsidDel="00000000" w:rsidR="00000000" w:rsidRPr="00000000">
              <w:rPr>
                <w:sz w:val="20"/>
                <w:szCs w:val="20"/>
                <w:rtl w:val="0"/>
              </w:rPr>
              <w:t xml:space="preserve">DPI owner must lead to </w:t>
            </w:r>
            <w:r w:rsidDel="00000000" w:rsidR="00000000" w:rsidRPr="00000000">
              <w:rPr>
                <w:sz w:val="20"/>
                <w:szCs w:val="20"/>
                <w:rtl w:val="0"/>
              </w:rPr>
              <w:t xml:space="preserve">facilitate</w:t>
            </w:r>
            <w:r w:rsidDel="00000000" w:rsidR="00000000" w:rsidRPr="00000000">
              <w:rPr>
                <w:sz w:val="20"/>
                <w:szCs w:val="20"/>
                <w:rtl w:val="0"/>
              </w:rPr>
              <w:t xml:space="preserve"> </w:t>
            </w:r>
            <w:r w:rsidDel="00000000" w:rsidR="00000000" w:rsidRPr="00000000">
              <w:rPr>
                <w:color w:val="444746"/>
                <w:sz w:val="20"/>
                <w:szCs w:val="20"/>
                <w:shd w:fill="b6d7a8" w:val="clear"/>
                <w:rtl w:val="0"/>
              </w:rPr>
              <w:t xml:space="preserve">reliable and resilient </w:t>
            </w:r>
            <w:r w:rsidDel="00000000" w:rsidR="00000000" w:rsidRPr="00000000">
              <w:rPr>
                <w:sz w:val="20"/>
                <w:szCs w:val="20"/>
                <w:rtl w:val="0"/>
              </w:rPr>
              <w:t xml:space="preserve">hosting of data schema and trust registry of issuers and verifiers in well known place for ecosystem to leverage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sz w:val="20"/>
                <w:szCs w:val="20"/>
              </w:rPr>
            </w:pPr>
            <w:r w:rsidDel="00000000" w:rsidR="00000000" w:rsidRPr="00000000">
              <w:rPr>
                <w:sz w:val="20"/>
                <w:szCs w:val="20"/>
                <w:rtl w:val="0"/>
              </w:rPr>
              <w:t xml:space="preserve">DPI Owner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rPr>
                <w:sz w:val="20"/>
                <w:szCs w:val="20"/>
              </w:rPr>
            </w:pPr>
            <w:r w:rsidDel="00000000" w:rsidR="00000000" w:rsidRPr="00000000">
              <w:rPr>
                <w:sz w:val="20"/>
                <w:szCs w:val="20"/>
                <w:rtl w:val="0"/>
              </w:rPr>
              <w:t xml:space="preserve">PR-906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rPr>
                <w:sz w:val="20"/>
                <w:szCs w:val="20"/>
              </w:rPr>
            </w:pPr>
            <w:r w:rsidDel="00000000" w:rsidR="00000000" w:rsidRPr="00000000">
              <w:rPr>
                <w:sz w:val="20"/>
                <w:szCs w:val="20"/>
                <w:rtl w:val="0"/>
              </w:rPr>
              <w:t xml:space="preserve">DPI </w:t>
            </w:r>
            <w:r w:rsidDel="00000000" w:rsidR="00000000" w:rsidRPr="00000000">
              <w:rPr>
                <w:sz w:val="20"/>
                <w:szCs w:val="20"/>
                <w:rtl w:val="0"/>
              </w:rPr>
              <w:t xml:space="preserve">owner</w:t>
            </w:r>
            <w:r w:rsidDel="00000000" w:rsidR="00000000" w:rsidRPr="00000000">
              <w:rPr>
                <w:sz w:val="20"/>
                <w:szCs w:val="20"/>
                <w:rtl w:val="0"/>
              </w:rPr>
              <w:t xml:space="preserve"> must enable required policies (if any) to enable </w:t>
            </w:r>
            <w:r w:rsidDel="00000000" w:rsidR="00000000" w:rsidRPr="00000000">
              <w:rPr>
                <w:sz w:val="20"/>
                <w:szCs w:val="20"/>
                <w:rtl w:val="0"/>
              </w:rPr>
              <w:t xml:space="preserve">issuance, </w:t>
            </w:r>
            <w:r w:rsidDel="00000000" w:rsidR="00000000" w:rsidRPr="00000000">
              <w:rPr>
                <w:sz w:val="20"/>
                <w:szCs w:val="20"/>
                <w:shd w:fill="b6d7a8" w:val="clear"/>
                <w:rtl w:val="0"/>
              </w:rPr>
              <w:t xml:space="preserve">revocation,</w:t>
            </w:r>
            <w:r w:rsidDel="00000000" w:rsidR="00000000" w:rsidRPr="00000000">
              <w:rPr>
                <w:sz w:val="20"/>
                <w:szCs w:val="20"/>
                <w:rtl w:val="0"/>
              </w:rPr>
              <w:t xml:space="preserve"> store and acceptance of credential solutions with-in the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sz w:val="20"/>
                <w:szCs w:val="20"/>
              </w:rPr>
            </w:pPr>
            <w:r w:rsidDel="00000000" w:rsidR="00000000" w:rsidRPr="00000000">
              <w:rPr>
                <w:sz w:val="20"/>
                <w:szCs w:val="20"/>
                <w:rtl w:val="0"/>
              </w:rPr>
              <w:t xml:space="preserve">DPI Owner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sz w:val="20"/>
                <w:szCs w:val="20"/>
              </w:rPr>
            </w:pPr>
            <w:r w:rsidDel="00000000" w:rsidR="00000000" w:rsidRPr="00000000">
              <w:rPr>
                <w:sz w:val="20"/>
                <w:szCs w:val="20"/>
                <w:rtl w:val="0"/>
              </w:rPr>
              <w:t xml:space="preserve">PR-907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rPr>
                <w:b w:val="1"/>
                <w:bCs w:val="1"/>
                <w:sz w:val="20"/>
                <w:szCs w:val="20"/>
              </w:rPr>
            </w:pPr>
            <w:r w:rsidDel="00000000" w:rsidR="00000000" w:rsidRPr="00000000">
              <w:rPr>
                <w:sz w:val="20"/>
                <w:szCs w:val="20"/>
                <w:rtl w:val="0"/>
              </w:rPr>
              <w:t xml:space="preserve">Issuers must provide attested data files and/or access to the data store to generate credentials.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sz w:val="20"/>
                <w:szCs w:val="20"/>
              </w:rPr>
            </w:pPr>
            <w:r w:rsidDel="00000000" w:rsidR="00000000" w:rsidRPr="00000000">
              <w:rPr>
                <w:sz w:val="20"/>
                <w:szCs w:val="20"/>
                <w:rtl w:val="0"/>
              </w:rPr>
              <w:t xml:space="preserve">Issuers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sz w:val="20"/>
                <w:szCs w:val="20"/>
              </w:rPr>
            </w:pPr>
            <w:r w:rsidDel="00000000" w:rsidR="00000000" w:rsidRPr="00000000">
              <w:rPr>
                <w:sz w:val="20"/>
                <w:szCs w:val="20"/>
                <w:rtl w:val="0"/>
              </w:rPr>
              <w:t xml:space="preserve">PR-908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sz w:val="20"/>
                <w:szCs w:val="20"/>
              </w:rPr>
            </w:pPr>
            <w:r w:rsidDel="00000000" w:rsidR="00000000" w:rsidRPr="00000000">
              <w:rPr>
                <w:sz w:val="20"/>
                <w:szCs w:val="20"/>
                <w:rtl w:val="0"/>
              </w:rPr>
              <w:t xml:space="preserve">Accepting entities must provide support to integrate verification SDKs in web portals and mobile apps to allow credential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sz w:val="20"/>
                <w:szCs w:val="20"/>
              </w:rPr>
            </w:pPr>
            <w:r w:rsidDel="00000000" w:rsidR="00000000" w:rsidRPr="00000000">
              <w:rPr>
                <w:sz w:val="20"/>
                <w:szCs w:val="20"/>
                <w:rtl w:val="0"/>
              </w:rPr>
              <w:t xml:space="preserve">Accepting Entity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sz w:val="20"/>
                <w:szCs w:val="20"/>
              </w:rPr>
            </w:pPr>
            <w:r w:rsidDel="00000000" w:rsidR="00000000" w:rsidRPr="00000000">
              <w:rPr>
                <w:rtl w:val="0"/>
              </w:rPr>
            </w:r>
          </w:p>
          <w:p w:rsidR="00000000" w:rsidDel="00000000" w:rsidP="00000000" w:rsidRDefault="00000000" w:rsidRPr="00000000" w14:paraId="000002DA">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2DB">
      <w:pPr>
        <w:spacing w:line="240" w:lineRule="auto"/>
        <w:rPr/>
      </w:pPr>
      <w:r w:rsidDel="00000000" w:rsidR="00000000" w:rsidRPr="00000000">
        <w:rPr>
          <w:rtl w:val="0"/>
        </w:rPr>
      </w:r>
    </w:p>
    <w:p w:rsidR="00000000" w:rsidDel="00000000" w:rsidP="00000000" w:rsidRDefault="00000000" w:rsidRPr="00000000" w14:paraId="000002DC">
      <w:pPr>
        <w:pStyle w:val="Heading2"/>
        <w:ind w:left="0" w:firstLine="0"/>
        <w:rPr>
          <w:sz w:val="24"/>
          <w:szCs w:val="24"/>
        </w:rPr>
      </w:pPr>
      <w:bookmarkStart w:colFirst="0" w:colLast="0" w:name="_ac2vf096znba" w:id="27"/>
      <w:bookmarkEnd w:id="27"/>
      <w:r w:rsidDel="00000000" w:rsidR="00000000" w:rsidRPr="00000000">
        <w:rPr>
          <w:rtl w:val="0"/>
        </w:rPr>
        <w:t xml:space="preserve">8.2 </w:t>
      </w:r>
      <w:r w:rsidDel="00000000" w:rsidR="00000000" w:rsidRPr="00000000">
        <w:rPr>
          <w:rtl w:val="0"/>
        </w:rPr>
        <w:t xml:space="preserve">Non Functional (Technical)</w:t>
      </w:r>
      <w:r w:rsidDel="00000000" w:rsidR="00000000" w:rsidRPr="00000000">
        <w:rPr>
          <w:rtl w:val="0"/>
        </w:rPr>
      </w:r>
    </w:p>
    <w:tbl>
      <w:tblPr>
        <w:tblStyle w:val="Table9"/>
        <w:tblW w:w="957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440"/>
        <w:gridCol w:w="1140"/>
        <w:gridCol w:w="2835"/>
        <w:tblGridChange w:id="0">
          <w:tblGrid>
            <w:gridCol w:w="1155"/>
            <w:gridCol w:w="4440"/>
            <w:gridCol w:w="1140"/>
            <w:gridCol w:w="2835"/>
          </w:tblGrid>
        </w:tblGridChange>
      </w:tblGrid>
      <w:tr>
        <w:trPr>
          <w:cantSplit w:val="0"/>
          <w:trHeight w:val="822.94921875"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jc w:val="center"/>
              <w:rPr/>
            </w:pPr>
            <w:r w:rsidDel="00000000" w:rsidR="00000000" w:rsidRPr="00000000">
              <w:rPr>
                <w:rtl w:val="0"/>
              </w:rPr>
              <w:t xml:space="preserve">Req 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jc w:val="center"/>
              <w:rPr/>
            </w:pPr>
            <w:r w:rsidDel="00000000" w:rsidR="00000000" w:rsidRPr="00000000">
              <w:rPr>
                <w:rtl w:val="0"/>
              </w:rPr>
              <w:t xml:space="preserve">Requirements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jc w:val="center"/>
              <w:rPr/>
            </w:pPr>
            <w:r w:rsidDel="00000000" w:rsidR="00000000" w:rsidRPr="00000000">
              <w:rPr>
                <w:rtl w:val="0"/>
              </w:rPr>
              <w:t xml:space="preserve">Primary Owner</w:t>
            </w:r>
          </w:p>
          <w:p w:rsidR="00000000" w:rsidDel="00000000" w:rsidP="00000000" w:rsidRDefault="00000000" w:rsidRPr="00000000" w14:paraId="000002E0">
            <w:pPr>
              <w:spacing w:after="0" w:line="240" w:lineRule="auto"/>
              <w:jc w:val="center"/>
              <w:rPr/>
            </w:pPr>
            <w:r w:rsidDel="00000000" w:rsidR="00000000" w:rsidRPr="00000000">
              <w:rPr>
                <w:rtl w:val="0"/>
              </w:rPr>
              <w:t xml:space="preserve">(Supported By)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jc w:val="center"/>
              <w:rPr/>
            </w:pPr>
            <w:r w:rsidDel="00000000" w:rsidR="00000000" w:rsidRPr="00000000">
              <w:rPr>
                <w:rtl w:val="0"/>
              </w:rPr>
              <w:t xml:space="preserve">Remarks</w:t>
            </w:r>
          </w:p>
          <w:p w:rsidR="00000000" w:rsidDel="00000000" w:rsidP="00000000" w:rsidRDefault="00000000" w:rsidRPr="00000000" w14:paraId="000002E2">
            <w:pPr>
              <w:spacing w:after="0" w:line="240" w:lineRule="auto"/>
              <w:jc w:val="center"/>
              <w:rPr/>
            </w:pPr>
            <w:r w:rsidDel="00000000" w:rsidR="00000000" w:rsidRPr="00000000">
              <w:rPr>
                <w:highlight w:val="yellow"/>
                <w:rtl w:val="0"/>
              </w:rPr>
              <w:t xml:space="preserve">&lt;&lt;to be filled by the respondent&gt;</w:t>
            </w: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ind w:left="0" w:firstLine="0"/>
              <w:rPr>
                <w:sz w:val="20"/>
                <w:szCs w:val="20"/>
              </w:rPr>
            </w:pPr>
            <w:r w:rsidDel="00000000" w:rsidR="00000000" w:rsidRPr="00000000">
              <w:rPr>
                <w:sz w:val="20"/>
                <w:szCs w:val="20"/>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ind w:left="0" w:firstLine="0"/>
              <w:rPr>
                <w:sz w:val="20"/>
                <w:szCs w:val="20"/>
              </w:rPr>
            </w:pPr>
            <w:r w:rsidDel="00000000" w:rsidR="00000000" w:rsidRPr="00000000">
              <w:rPr>
                <w:sz w:val="20"/>
                <w:szCs w:val="20"/>
                <w:rtl w:val="0"/>
              </w:rPr>
              <w:t xml:space="preserve">The ISV/SP should do thorough integration testing, </w:t>
            </w:r>
            <w:r w:rsidDel="00000000" w:rsidR="00000000" w:rsidRPr="00000000">
              <w:rPr>
                <w:color w:val="444746"/>
                <w:sz w:val="20"/>
                <w:szCs w:val="20"/>
                <w:shd w:fill="b6d7a8" w:val="clear"/>
                <w:rtl w:val="0"/>
              </w:rPr>
              <w:t xml:space="preserve">failover testing</w:t>
            </w:r>
            <w:r w:rsidDel="00000000" w:rsidR="00000000" w:rsidRPr="00000000">
              <w:rPr>
                <w:sz w:val="20"/>
                <w:szCs w:val="20"/>
                <w:rtl w:val="0"/>
              </w:rPr>
              <w:t xml:space="preserve"> and</w:t>
            </w:r>
            <w:r w:rsidDel="00000000" w:rsidR="00000000" w:rsidRPr="00000000">
              <w:rPr>
                <w:sz w:val="20"/>
                <w:szCs w:val="20"/>
                <w:rtl w:val="0"/>
              </w:rPr>
              <w:t xml:space="preserve"> fix any critical/major bugs to ensure the smooth running of the system during the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rPr>
                <w:sz w:val="20"/>
                <w:szCs w:val="20"/>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ind w:left="0" w:firstLine="0"/>
              <w:rPr>
                <w:sz w:val="20"/>
                <w:szCs w:val="20"/>
              </w:rPr>
            </w:pPr>
            <w:r w:rsidDel="00000000" w:rsidR="00000000" w:rsidRPr="00000000">
              <w:rPr>
                <w:sz w:val="20"/>
                <w:szCs w:val="20"/>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ind w:left="0" w:firstLine="0"/>
              <w:rPr>
                <w:sz w:val="20"/>
                <w:szCs w:val="20"/>
              </w:rPr>
            </w:pPr>
            <w:r w:rsidDel="00000000" w:rsidR="00000000" w:rsidRPr="00000000">
              <w:rPr>
                <w:sz w:val="20"/>
                <w:szCs w:val="20"/>
                <w:rtl w:val="0"/>
              </w:rPr>
              <w:t xml:space="preserve">The ISV/SP should ensure the integrity of the data and the accuracy of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sz w:val="20"/>
                <w:szCs w:val="20"/>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ind w:left="0" w:firstLine="0"/>
              <w:rPr>
                <w:sz w:val="20"/>
                <w:szCs w:val="20"/>
              </w:rPr>
            </w:pPr>
            <w:r w:rsidDel="00000000" w:rsidR="00000000" w:rsidRPr="00000000">
              <w:rPr>
                <w:sz w:val="20"/>
                <w:szCs w:val="20"/>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ind w:left="0" w:firstLine="0"/>
              <w:rPr>
                <w:sz w:val="20"/>
                <w:szCs w:val="20"/>
              </w:rPr>
            </w:pPr>
            <w:r w:rsidDel="00000000" w:rsidR="00000000" w:rsidRPr="00000000">
              <w:rPr>
                <w:sz w:val="20"/>
                <w:szCs w:val="20"/>
                <w:rtl w:val="0"/>
              </w:rPr>
              <w:t xml:space="preserve">The ISV/SP should adhere to data, information </w:t>
            </w:r>
            <w:r w:rsidDel="00000000" w:rsidR="00000000" w:rsidRPr="00000000">
              <w:rPr>
                <w:sz w:val="20"/>
                <w:szCs w:val="20"/>
                <w:rtl w:val="0"/>
              </w:rPr>
              <w:t xml:space="preserve">and </w:t>
            </w:r>
            <w:r w:rsidDel="00000000" w:rsidR="00000000" w:rsidRPr="00000000">
              <w:rPr>
                <w:sz w:val="20"/>
                <w:szCs w:val="20"/>
                <w:rtl w:val="0"/>
              </w:rPr>
              <w:t xml:space="preserve">systems security through industry best practices.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ind w:left="0" w:firstLine="0"/>
              <w:rPr>
                <w:sz w:val="20"/>
                <w:szCs w:val="20"/>
              </w:rPr>
            </w:pPr>
            <w:r w:rsidDel="00000000" w:rsidR="00000000" w:rsidRPr="00000000">
              <w:rPr>
                <w:sz w:val="20"/>
                <w:szCs w:val="20"/>
                <w:rtl w:val="0"/>
              </w:rPr>
              <w:t xml:space="preserve">NFR-04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ind w:left="0" w:firstLine="0"/>
              <w:rPr>
                <w:sz w:val="20"/>
                <w:szCs w:val="20"/>
                <w:shd w:fill="b6d7a8" w:val="clear"/>
              </w:rPr>
            </w:pPr>
            <w:r w:rsidDel="00000000" w:rsidR="00000000" w:rsidRPr="00000000">
              <w:rPr>
                <w:color w:val="444746"/>
                <w:sz w:val="20"/>
                <w:szCs w:val="20"/>
                <w:shd w:fill="b6d7a8" w:val="clear"/>
                <w:rtl w:val="0"/>
              </w:rPr>
              <w:t xml:space="preserve">The ISV/SP must provide cloud hosting and technical support for 12 months from the date of implementation kick off. This includes a 6-month post-rollout period to ensure seamless continuity, monitoring, and bug resolution, particularly for L3 support and cloud infrastructure 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ind w:left="0" w:firstLine="0"/>
              <w:rPr>
                <w:sz w:val="20"/>
                <w:szCs w:val="20"/>
              </w:rPr>
            </w:pPr>
            <w:r w:rsidDel="00000000" w:rsidR="00000000" w:rsidRPr="00000000">
              <w:rPr>
                <w:sz w:val="20"/>
                <w:szCs w:val="20"/>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ind w:left="0" w:firstLine="0"/>
              <w:rPr>
                <w:sz w:val="20"/>
                <w:szCs w:val="20"/>
              </w:rPr>
            </w:pPr>
            <w:r w:rsidDel="00000000" w:rsidR="00000000" w:rsidRPr="00000000">
              <w:rPr>
                <w:sz w:val="20"/>
                <w:szCs w:val="20"/>
                <w:rtl w:val="0"/>
              </w:rPr>
              <w:t xml:space="preserve">The ISV/SP should monitor the availability and security of the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ind w:left="0" w:firstLine="0"/>
              <w:rPr>
                <w:sz w:val="20"/>
                <w:szCs w:val="20"/>
              </w:rPr>
            </w:pPr>
            <w:r w:rsidDel="00000000" w:rsidR="00000000" w:rsidRPr="00000000">
              <w:rPr>
                <w:sz w:val="20"/>
                <w:szCs w:val="20"/>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ind w:left="0" w:firstLine="0"/>
              <w:rPr>
                <w:sz w:val="20"/>
                <w:szCs w:val="20"/>
              </w:rPr>
            </w:pPr>
            <w:r w:rsidDel="00000000" w:rsidR="00000000" w:rsidRPr="00000000">
              <w:rPr>
                <w:sz w:val="20"/>
                <w:szCs w:val="20"/>
                <w:rtl w:val="0"/>
              </w:rPr>
              <w:t xml:space="preserve">The ISV/SP should ensure an uptime SLA of 99.9% for the </w:t>
            </w:r>
            <w:r w:rsidDel="00000000" w:rsidR="00000000" w:rsidRPr="00000000">
              <w:rPr>
                <w:sz w:val="20"/>
                <w:szCs w:val="20"/>
                <w:rtl w:val="0"/>
              </w:rPr>
              <w:t xml:space="preserve">system</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sz w:val="20"/>
                <w:szCs w:val="20"/>
              </w:rPr>
            </w:pPr>
            <w:r w:rsidDel="00000000" w:rsidR="00000000" w:rsidRPr="00000000">
              <w:rPr>
                <w:sz w:val="20"/>
                <w:szCs w:val="20"/>
                <w:rtl w:val="0"/>
              </w:rPr>
              <w:t xml:space="preserve">SP (ISV)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ind w:left="0" w:firstLine="0"/>
              <w:rPr>
                <w:sz w:val="20"/>
                <w:szCs w:val="20"/>
              </w:rPr>
            </w:pPr>
            <w:r w:rsidDel="00000000" w:rsidR="00000000" w:rsidRPr="00000000">
              <w:rPr>
                <w:sz w:val="20"/>
                <w:szCs w:val="20"/>
                <w:rtl w:val="0"/>
              </w:rPr>
              <w:t xml:space="preserve">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ind w:left="0" w:firstLine="0"/>
              <w:rPr>
                <w:sz w:val="20"/>
                <w:szCs w:val="20"/>
              </w:rPr>
            </w:pPr>
            <w:r w:rsidDel="00000000" w:rsidR="00000000" w:rsidRPr="00000000">
              <w:rPr>
                <w:sz w:val="20"/>
                <w:szCs w:val="20"/>
                <w:rtl w:val="0"/>
              </w:rPr>
              <w:t xml:space="preserve">The ISV/SP should train the Country </w:t>
            </w:r>
            <w:r w:rsidDel="00000000" w:rsidR="00000000" w:rsidRPr="00000000">
              <w:rPr>
                <w:sz w:val="20"/>
                <w:szCs w:val="20"/>
                <w:rtl w:val="0"/>
              </w:rPr>
              <w:t xml:space="preserve">teams</w:t>
            </w:r>
            <w:r w:rsidDel="00000000" w:rsidR="00000000" w:rsidRPr="00000000">
              <w:rPr>
                <w:sz w:val="20"/>
                <w:szCs w:val="20"/>
                <w:rtl w:val="0"/>
              </w:rPr>
              <w:t xml:space="preserve"> </w:t>
            </w:r>
            <w:r w:rsidDel="00000000" w:rsidR="00000000" w:rsidRPr="00000000">
              <w:rPr>
                <w:color w:val="444746"/>
                <w:sz w:val="20"/>
                <w:szCs w:val="20"/>
                <w:shd w:fill="b6d7a8" w:val="clear"/>
                <w:rtl w:val="0"/>
              </w:rPr>
              <w:t xml:space="preserve">and make available the procedures, process documentation, and training materials </w:t>
            </w:r>
            <w:r w:rsidDel="00000000" w:rsidR="00000000" w:rsidRPr="00000000">
              <w:rPr>
                <w:sz w:val="20"/>
                <w:szCs w:val="20"/>
                <w:rtl w:val="0"/>
              </w:rPr>
              <w:t xml:space="preserve">in the language requested by the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sz w:val="20"/>
                <w:szCs w:val="20"/>
              </w:rPr>
            </w:pPr>
            <w:r w:rsidDel="00000000" w:rsidR="00000000" w:rsidRPr="00000000">
              <w:rPr>
                <w:sz w:val="20"/>
                <w:szCs w:val="20"/>
                <w:rtl w:val="0"/>
              </w:rPr>
              <w:t xml:space="preserve">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ind w:left="0" w:firstLine="0"/>
              <w:rPr>
                <w:sz w:val="20"/>
                <w:szCs w:val="20"/>
              </w:rPr>
            </w:pPr>
            <w:r w:rsidDel="00000000" w:rsidR="00000000" w:rsidRPr="00000000">
              <w:rPr>
                <w:sz w:val="20"/>
                <w:szCs w:val="20"/>
                <w:rtl w:val="0"/>
              </w:rPr>
              <w:t xml:space="preserve">NFR-08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ind w:left="0" w:firstLine="0"/>
              <w:rPr>
                <w:sz w:val="20"/>
                <w:szCs w:val="20"/>
              </w:rPr>
            </w:pPr>
            <w:r w:rsidDel="00000000" w:rsidR="00000000" w:rsidRPr="00000000">
              <w:rPr>
                <w:sz w:val="20"/>
                <w:szCs w:val="20"/>
                <w:rtl w:val="0"/>
              </w:rPr>
              <w:t xml:space="preserve">The SP should document the implementation and other relevant integration as part of this rollout </w:t>
            </w:r>
            <w:r w:rsidDel="00000000" w:rsidR="00000000" w:rsidRPr="00000000">
              <w:rPr>
                <w:sz w:val="20"/>
                <w:szCs w:val="20"/>
                <w:rtl w:val="0"/>
              </w:rPr>
              <w:t xml:space="preserve"> and make them available to the DPI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ind w:left="0" w:firstLine="0"/>
              <w:rPr>
                <w:sz w:val="20"/>
                <w:szCs w:val="20"/>
              </w:rPr>
            </w:pPr>
            <w:r w:rsidDel="00000000" w:rsidR="00000000" w:rsidRPr="00000000">
              <w:rPr>
                <w:sz w:val="20"/>
                <w:szCs w:val="20"/>
                <w:rtl w:val="0"/>
              </w:rPr>
              <w:t xml:space="preserve">NFR-09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after="0" w:line="240" w:lineRule="auto"/>
              <w:ind w:left="0" w:firstLine="0"/>
              <w:rPr>
                <w:sz w:val="20"/>
                <w:szCs w:val="20"/>
                <w:shd w:fill="b6d7a8" w:val="clear"/>
              </w:rPr>
            </w:pPr>
            <w:r w:rsidDel="00000000" w:rsidR="00000000" w:rsidRPr="00000000">
              <w:rPr>
                <w:color w:val="444746"/>
                <w:sz w:val="20"/>
                <w:szCs w:val="20"/>
                <w:shd w:fill="b6d7a8" w:val="clear"/>
                <w:rtl w:val="0"/>
              </w:rPr>
              <w:t xml:space="preserve">The SP must hand over all system components, including the full source code and associated technical documentation, upon the country’s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rPr>
                <w:sz w:val="20"/>
                <w:szCs w:val="20"/>
                <w:shd w:fill="b6d7a8" w:val="clear"/>
              </w:rPr>
            </w:pPr>
            <w:r w:rsidDel="00000000" w:rsidR="00000000" w:rsidRPr="00000000">
              <w:rPr>
                <w:sz w:val="20"/>
                <w:szCs w:val="20"/>
                <w:rtl w:val="0"/>
              </w:rPr>
              <w:t xml:space="preserve">SP </w:t>
            </w:r>
            <w:r w:rsidDel="00000000" w:rsidR="00000000" w:rsidRPr="00000000">
              <w:rPr>
                <w:sz w:val="20"/>
                <w:szCs w:val="20"/>
                <w:shd w:fill="b6d7a8" w:val="clear"/>
                <w:rtl w:val="0"/>
              </w:rPr>
              <w:t xml:space="preserve">(DPI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ind w:left="0" w:firstLine="0"/>
              <w:rPr>
                <w:sz w:val="20"/>
                <w:szCs w:val="20"/>
              </w:rPr>
            </w:pPr>
            <w:r w:rsidDel="00000000" w:rsidR="00000000" w:rsidRPr="00000000">
              <w:rPr>
                <w:sz w:val="20"/>
                <w:szCs w:val="20"/>
                <w:rtl w:val="0"/>
              </w:rPr>
              <w:t xml:space="preserve">NFR-10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ind w:left="0" w:firstLine="0"/>
              <w:rPr>
                <w:sz w:val="20"/>
                <w:szCs w:val="20"/>
              </w:rPr>
            </w:pPr>
            <w:r w:rsidDel="00000000" w:rsidR="00000000" w:rsidRPr="00000000">
              <w:rPr>
                <w:sz w:val="20"/>
                <w:szCs w:val="20"/>
                <w:rtl w:val="0"/>
              </w:rPr>
              <w:t xml:space="preserve">The SP should follow the best security practices in deploying and maintaining the systems. Wherever applicable, vulnerability assessment and penetration test reports on deployed end to end solutions to be made</w:t>
            </w:r>
            <w:r w:rsidDel="00000000" w:rsidR="00000000" w:rsidRPr="00000000">
              <w:rPr>
                <w:sz w:val="20"/>
                <w:szCs w:val="20"/>
                <w:rtl w:val="0"/>
              </w:rPr>
              <w:t xml:space="preserve"> available</w:t>
            </w:r>
            <w:r w:rsidDel="00000000" w:rsidR="00000000" w:rsidRPr="00000000">
              <w:rPr>
                <w:sz w:val="20"/>
                <w:szCs w:val="20"/>
                <w:shd w:fill="b6d7a8" w:val="clear"/>
                <w:rtl w:val="0"/>
              </w:rPr>
              <w:t xml:space="preserve"> </w:t>
            </w:r>
            <w:r w:rsidDel="00000000" w:rsidR="00000000" w:rsidRPr="00000000">
              <w:rPr>
                <w:color w:val="444746"/>
                <w:sz w:val="20"/>
                <w:szCs w:val="20"/>
                <w:shd w:fill="b6d7a8" w:val="clear"/>
                <w:rtl w:val="0"/>
              </w:rPr>
              <w:t xml:space="preserve">adhering to relevant cybersecurity framework in the country</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rPr>
                <w:sz w:val="20"/>
                <w:szCs w:val="20"/>
                <w:shd w:fill="b6d7a8" w:val="clear"/>
              </w:rPr>
            </w:pPr>
            <w:r w:rsidDel="00000000" w:rsidR="00000000" w:rsidRPr="00000000">
              <w:rPr>
                <w:sz w:val="20"/>
                <w:szCs w:val="20"/>
                <w:shd w:fill="b6d7a8" w:val="clear"/>
                <w:rtl w:val="0"/>
              </w:rPr>
              <w:t xml:space="preserve">NFR-11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rPr>
                <w:sz w:val="20"/>
                <w:szCs w:val="20"/>
                <w:shd w:fill="b6d7a8" w:val="clear"/>
              </w:rPr>
            </w:pPr>
            <w:r w:rsidDel="00000000" w:rsidR="00000000" w:rsidRPr="00000000">
              <w:rPr>
                <w:color w:val="444746"/>
                <w:sz w:val="20"/>
                <w:szCs w:val="20"/>
                <w:shd w:fill="b6d7a8" w:val="clear"/>
                <w:rtl w:val="0"/>
              </w:rPr>
              <w:t xml:space="preserve">The SP must perform iterative UX testing and usability improvements throughout the project lifecycle. This includes collecting user feedback, conducting tests with diverse user groups (e.g., low-literacy, rural, guardians), and implementing enhancements before the transition phase.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rPr>
                <w:sz w:val="20"/>
                <w:szCs w:val="20"/>
                <w:shd w:fill="b6d7a8" w:val="clear"/>
              </w:rPr>
            </w:pPr>
            <w:r w:rsidDel="00000000" w:rsidR="00000000" w:rsidRPr="00000000">
              <w:rPr>
                <w:sz w:val="20"/>
                <w:szCs w:val="20"/>
                <w:shd w:fill="b6d7a8" w:val="clea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rPr>
                <w:sz w:val="20"/>
                <w:szCs w:val="20"/>
              </w:rPr>
            </w:pPr>
            <w:r w:rsidDel="00000000" w:rsidR="00000000" w:rsidRPr="00000000">
              <w:rPr>
                <w:sz w:val="20"/>
                <w:szCs w:val="20"/>
                <w:rtl w:val="0"/>
              </w:rPr>
              <w:t xml:space="preserve">NFR-12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rPr>
                <w:sz w:val="20"/>
                <w:szCs w:val="20"/>
              </w:rPr>
            </w:pPr>
            <w:r w:rsidDel="00000000" w:rsidR="00000000" w:rsidRPr="00000000">
              <w:rPr>
                <w:sz w:val="20"/>
                <w:szCs w:val="20"/>
                <w:rtl w:val="0"/>
              </w:rPr>
              <w:t xml:space="preserve">The SP must provide Infrastructure as Code (IaC) using Terraform scripts to enable deployment across multiple cloud providers (AWS, GCP, Azure, OCI) and on-premises infrastructure, ensuring cloud/on-prem agnostic implementation. All components must use cloud-agnostic APIs and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sz w:val="20"/>
                <w:szCs w:val="20"/>
              </w:rPr>
            </w:pPr>
            <w:r w:rsidDel="00000000" w:rsidR="00000000" w:rsidRPr="00000000">
              <w:rPr>
                <w:sz w:val="20"/>
                <w:szCs w:val="20"/>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313">
      <w:pPr>
        <w:rPr/>
        <w:sectPr>
          <w:headerReference r:id="rId15" w:type="default"/>
          <w:headerReference r:id="rId16" w:type="first"/>
          <w:footerReference r:id="rId17" w:type="default"/>
          <w:footerReference r:id="rId18" w:type="first"/>
          <w:pgSz w:h="15840" w:w="12240" w:orient="portrait"/>
          <w:pgMar w:bottom="1440.0000000000002" w:top="1440.0000000000002" w:left="1440.0000000000002" w:right="1440.0000000000002" w:header="720" w:footer="720"/>
          <w:pgNumType w:start="1"/>
          <w:titlePg w:val="1"/>
        </w:sectPr>
      </w:pPr>
      <w:r w:rsidDel="00000000" w:rsidR="00000000" w:rsidRPr="00000000">
        <w:rPr>
          <w:rtl w:val="0"/>
        </w:rPr>
      </w:r>
    </w:p>
    <w:p w:rsidR="00000000" w:rsidDel="00000000" w:rsidP="00000000" w:rsidRDefault="00000000" w:rsidRPr="00000000" w14:paraId="00000314">
      <w:pPr>
        <w:pStyle w:val="Heading1"/>
        <w:ind w:left="0" w:firstLine="0"/>
        <w:rPr>
          <w:shd w:fill="b6d7a8" w:val="clear"/>
        </w:rPr>
      </w:pPr>
      <w:bookmarkStart w:colFirst="0" w:colLast="0" w:name="_iotho5exwggc" w:id="28"/>
      <w:bookmarkEnd w:id="28"/>
      <w:r w:rsidDel="00000000" w:rsidR="00000000" w:rsidRPr="00000000">
        <w:rPr>
          <w:rtl w:val="0"/>
        </w:rPr>
        <w:t xml:space="preserve">9. </w:t>
      </w:r>
      <w:commentRangeStart w:id="17"/>
      <w:commentRangeStart w:id="18"/>
      <w:commentRangeStart w:id="19"/>
      <w:commentRangeStart w:id="20"/>
      <w:commentRangeStart w:id="21"/>
      <w:commentRangeStart w:id="22"/>
      <w:r w:rsidDel="00000000" w:rsidR="00000000" w:rsidRPr="00000000">
        <w:rPr>
          <w:rtl w:val="0"/>
        </w:rPr>
        <w:t xml:space="preserve">Scope</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 for Rollout - Program &amp; Technical Deliverables</w:t>
      </w:r>
      <w:r w:rsidDel="00000000" w:rsidR="00000000" w:rsidRPr="00000000">
        <w:rPr>
          <w:rtl w:val="0"/>
        </w:rPr>
      </w:r>
    </w:p>
    <w:p w:rsidR="00000000" w:rsidDel="00000000" w:rsidP="00000000" w:rsidRDefault="00000000" w:rsidRPr="00000000" w14:paraId="00000315">
      <w:pPr>
        <w:ind w:left="720" w:firstLine="0"/>
        <w:rPr>
          <w:shd w:fill="b6d7a8" w:val="clear"/>
        </w:rPr>
      </w:pPr>
      <w:r w:rsidDel="00000000" w:rsidR="00000000" w:rsidRPr="00000000">
        <w:rPr>
          <w:shd w:fill="b6d7a8" w:val="clear"/>
          <w:rtl w:val="0"/>
        </w:rPr>
        <w:t xml:space="preserve">The success of the country rollout will be defined both by programmatic and technical requirements.</w:t>
      </w:r>
    </w:p>
    <w:p w:rsidR="00000000" w:rsidDel="00000000" w:rsidP="00000000" w:rsidRDefault="00000000" w:rsidRPr="00000000" w14:paraId="00000316">
      <w:pPr>
        <w:pStyle w:val="Heading2"/>
        <w:ind w:left="0" w:firstLine="0"/>
        <w:rPr/>
      </w:pPr>
      <w:bookmarkStart w:colFirst="0" w:colLast="0" w:name="_wu8tw9ya6wag" w:id="29"/>
      <w:bookmarkEnd w:id="29"/>
      <w:r w:rsidDel="00000000" w:rsidR="00000000" w:rsidRPr="00000000">
        <w:rPr>
          <w:rtl w:val="0"/>
        </w:rPr>
        <w:t xml:space="preserve">9.1 </w:t>
      </w:r>
      <w:r w:rsidDel="00000000" w:rsidR="00000000" w:rsidRPr="00000000">
        <w:rPr>
          <w:rtl w:val="0"/>
        </w:rPr>
        <w:t xml:space="preserve">Program</w:t>
      </w:r>
      <w:r w:rsidDel="00000000" w:rsidR="00000000" w:rsidRPr="00000000">
        <w:rPr>
          <w:rtl w:val="0"/>
        </w:rPr>
        <w:t xml:space="preserve"> Deliverable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317">
      <w:pPr>
        <w:ind w:left="0" w:firstLine="0"/>
        <w:rPr>
          <w:color w:val="6564db"/>
          <w:sz w:val="28"/>
          <w:szCs w:val="28"/>
          <w:shd w:fill="b6d7a8" w:val="clear"/>
        </w:rPr>
      </w:pPr>
      <w:r w:rsidDel="00000000" w:rsidR="00000000" w:rsidRPr="00000000">
        <w:rPr>
          <w:shd w:fill="b6d7a8" w:val="clear"/>
          <w:rtl w:val="0"/>
        </w:rPr>
        <w:t xml:space="preserve">The SP will be responsible for delivering the following programmatic deliverables:</w:t>
      </w:r>
      <w:r w:rsidDel="00000000" w:rsidR="00000000" w:rsidRPr="00000000">
        <w:rPr>
          <w:rtl w:val="0"/>
        </w:rPr>
      </w:r>
    </w:p>
    <w:tbl>
      <w:tblPr>
        <w:tblStyle w:val="Table10"/>
        <w:tblW w:w="1345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4470"/>
        <w:gridCol w:w="5265"/>
        <w:tblGridChange w:id="0">
          <w:tblGrid>
            <w:gridCol w:w="3720"/>
            <w:gridCol w:w="4470"/>
            <w:gridCol w:w="5265"/>
          </w:tblGrid>
        </w:tblGridChange>
      </w:tblGrid>
      <w:tr>
        <w:trPr>
          <w:cantSplit w:val="0"/>
          <w:trHeight w:val="315" w:hRule="atLeast"/>
          <w:tblHeader w:val="1"/>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8">
            <w:pPr>
              <w:spacing w:after="0" w:line="240" w:lineRule="auto"/>
              <w:jc w:val="center"/>
              <w:rPr>
                <w:b w:val="1"/>
                <w:bCs w:val="1"/>
                <w:shd w:fill="b6d7a8" w:val="clear"/>
              </w:rPr>
            </w:pPr>
            <w:r w:rsidDel="00000000" w:rsidR="00000000" w:rsidRPr="00000000">
              <w:rPr>
                <w:b w:val="1"/>
                <w:bCs w:val="1"/>
                <w:shd w:fill="b6d7a8" w:val="clear"/>
                <w:rtl w:val="0"/>
              </w:rPr>
              <w:t xml:space="preserve">Outcomes</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9">
            <w:pPr>
              <w:spacing w:after="0" w:line="240" w:lineRule="auto"/>
              <w:jc w:val="center"/>
              <w:rPr>
                <w:b w:val="1"/>
                <w:bCs w:val="1"/>
                <w:shd w:fill="b6d7a8" w:val="clear"/>
              </w:rPr>
            </w:pPr>
            <w:r w:rsidDel="00000000" w:rsidR="00000000" w:rsidRPr="00000000">
              <w:rPr>
                <w:b w:val="1"/>
                <w:bCs w:val="1"/>
                <w:shd w:fill="b6d7a8" w:val="clear"/>
                <w:rtl w:val="0"/>
              </w:rPr>
              <w:t xml:space="preserve">KPIs </w:t>
            </w:r>
            <w:commentRangeStart w:id="23"/>
            <w:r w:rsidDel="00000000" w:rsidR="00000000" w:rsidRPr="00000000">
              <w:rPr>
                <w:b w:val="1"/>
                <w:bCs w:val="1"/>
                <w:shd w:fill="b6d7a8" w:val="clear"/>
                <w:rtl w:val="0"/>
              </w:rPr>
              <w:t xml:space="preserve">&amp; Deliverables</w:t>
            </w:r>
            <w:commentRangeEnd w:id="23"/>
            <w:r w:rsidDel="00000000" w:rsidR="00000000" w:rsidRPr="00000000">
              <w:commentReference w:id="23"/>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A">
            <w:pPr>
              <w:spacing w:after="0" w:line="240" w:lineRule="auto"/>
              <w:jc w:val="center"/>
              <w:rPr>
                <w:b w:val="1"/>
                <w:bCs w:val="1"/>
                <w:shd w:fill="b6d7a8" w:val="clear"/>
              </w:rPr>
            </w:pPr>
            <w:r w:rsidDel="00000000" w:rsidR="00000000" w:rsidRPr="00000000">
              <w:rPr>
                <w:b w:val="1"/>
                <w:bCs w:val="1"/>
                <w:shd w:fill="b6d7a8" w:val="clear"/>
                <w:rtl w:val="0"/>
              </w:rPr>
              <w:t xml:space="preserve">Key Activities</w:t>
            </w:r>
          </w:p>
        </w:tc>
      </w:tr>
      <w:tr>
        <w:trPr>
          <w:cantSplit w:val="0"/>
          <w:trHeight w:val="1200" w:hRule="atLeast"/>
          <w:tblHeader w:val="0"/>
        </w:trPr>
        <w:tc>
          <w:tcPr>
            <w:gridSpan w:val="3"/>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1B">
            <w:pPr>
              <w:spacing w:line="240" w:lineRule="auto"/>
              <w:ind w:right="585.4724409448835"/>
              <w:rPr>
                <w:b w:val="1"/>
                <w:bCs w:val="1"/>
                <w:sz w:val="20"/>
                <w:szCs w:val="20"/>
                <w:shd w:fill="b6d7a8" w:val="clear"/>
              </w:rPr>
            </w:pPr>
            <w:r w:rsidDel="00000000" w:rsidR="00000000" w:rsidRPr="00000000">
              <w:rPr>
                <w:b w:val="1"/>
                <w:bCs w:val="1"/>
                <w:sz w:val="20"/>
                <w:szCs w:val="20"/>
                <w:shd w:fill="b6d7a8" w:val="clear"/>
                <w:rtl w:val="0"/>
              </w:rPr>
              <w:t xml:space="preserve">Programmatic objective N°  1: Ensure the DCS is fully operational and meets all rollout requirements</w:t>
            </w:r>
          </w:p>
        </w:tc>
      </w:tr>
      <w:tr>
        <w:trPr>
          <w:cantSplit w:val="0"/>
          <w:trHeight w:val="1200" w:hRule="atLeast"/>
          <w:tblHeader w:val="0"/>
        </w:trPr>
        <w:tc>
          <w:tcPr>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1E">
            <w:pPr>
              <w:spacing w:line="240" w:lineRule="auto"/>
              <w:ind w:left="0" w:right="118.81889763779554" w:firstLine="0"/>
              <w:rPr>
                <w:sz w:val="20"/>
                <w:szCs w:val="20"/>
                <w:shd w:fill="b6d7a8" w:val="clear"/>
              </w:rPr>
            </w:pPr>
            <w:r w:rsidDel="00000000" w:rsidR="00000000" w:rsidRPr="00000000">
              <w:rPr>
                <w:sz w:val="20"/>
                <w:szCs w:val="20"/>
                <w:shd w:fill="b6d7a8" w:val="clear"/>
                <w:rtl w:val="0"/>
              </w:rPr>
              <w:t xml:space="preserve">-Full deployment of the DCS infrastructure [of x use cases] and live issuance by [name of DPI owner], including credential issuance, storage, and verification modules</w:t>
            </w:r>
          </w:p>
          <w:p w:rsidR="00000000" w:rsidDel="00000000" w:rsidP="00000000" w:rsidRDefault="00000000" w:rsidRPr="00000000" w14:paraId="0000031F">
            <w:pPr>
              <w:spacing w:line="240" w:lineRule="auto"/>
              <w:ind w:left="0" w:right="118.81889763779554" w:firstLine="0"/>
              <w:rPr>
                <w:shd w:fill="9fc5e8" w:val="clear"/>
              </w:rPr>
            </w:pPr>
            <w:r w:rsidDel="00000000" w:rsidR="00000000" w:rsidRPr="00000000">
              <w:rPr>
                <w:sz w:val="20"/>
                <w:szCs w:val="20"/>
                <w:shd w:fill="b6d7a8" w:val="clear"/>
                <w:rtl w:val="0"/>
              </w:rPr>
              <w:t xml:space="preserve">-Credential infrastructure supports multi-format display (wallet, PDF, printed QR) </w:t>
            </w:r>
            <w:r w:rsidDel="00000000" w:rsidR="00000000" w:rsidRPr="00000000">
              <w:rPr>
                <w:sz w:val="20"/>
                <w:szCs w:val="20"/>
                <w:shd w:fill="9fc5e8" w:val="clear"/>
                <w:rtl w:val="0"/>
              </w:rPr>
              <w:t xml:space="preserve">[if relevant adds: “allows delegated access for parents or legal guardians to manage minors’ credentials, ensuring inclusive access and usability.”]</w:t>
            </w:r>
            <w:r w:rsidDel="00000000" w:rsidR="00000000" w:rsidRPr="00000000">
              <w:rPr>
                <w:rtl w:val="0"/>
              </w:rPr>
            </w:r>
          </w:p>
          <w:p w:rsidR="00000000" w:rsidDel="00000000" w:rsidP="00000000" w:rsidRDefault="00000000" w:rsidRPr="00000000" w14:paraId="00000320">
            <w:pPr>
              <w:spacing w:line="240" w:lineRule="auto"/>
              <w:ind w:right="118.81889763779554"/>
              <w:rPr>
                <w:sz w:val="20"/>
                <w:szCs w:val="20"/>
                <w:shd w:fill="b6d7a8" w:val="clear"/>
              </w:rPr>
            </w:pPr>
            <w:r w:rsidDel="00000000" w:rsidR="00000000" w:rsidRPr="00000000">
              <w:rPr>
                <w:rtl w:val="0"/>
              </w:rPr>
            </w:r>
          </w:p>
        </w:tc>
        <w:tc>
          <w:tcPr>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21">
            <w:pPr>
              <w:spacing w:line="240" w:lineRule="auto"/>
              <w:ind w:right="113.62204724409423"/>
              <w:rPr>
                <w:b w:val="1"/>
                <w:bCs w:val="1"/>
                <w:sz w:val="20"/>
                <w:szCs w:val="20"/>
              </w:rPr>
            </w:pPr>
            <w:commentRangeStart w:id="24"/>
            <w:r w:rsidDel="00000000" w:rsidR="00000000" w:rsidRPr="00000000">
              <w:rPr>
                <w:b w:val="1"/>
                <w:bCs w:val="1"/>
                <w:sz w:val="20"/>
                <w:szCs w:val="20"/>
                <w:rtl w:val="0"/>
              </w:rPr>
              <w:t xml:space="preserve">Deliverables </w:t>
            </w:r>
            <w:r w:rsidDel="00000000" w:rsidR="00000000" w:rsidRPr="00000000">
              <w:rPr>
                <w:sz w:val="20"/>
                <w:szCs w:val="20"/>
                <w:rtl w:val="0"/>
              </w:rPr>
              <w:t xml:space="preserve">(see section 6.3)</w:t>
            </w:r>
            <w:r w:rsidDel="00000000" w:rsidR="00000000" w:rsidRPr="00000000">
              <w:rPr>
                <w:b w:val="1"/>
                <w:bCs w:val="1"/>
                <w:sz w:val="20"/>
                <w:szCs w:val="20"/>
                <w:rtl w:val="0"/>
              </w:rPr>
              <w:t xml:space="preserv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22">
            <w:pPr>
              <w:spacing w:line="240" w:lineRule="auto"/>
              <w:ind w:right="113.62204724409423"/>
              <w:rPr>
                <w:sz w:val="20"/>
                <w:szCs w:val="20"/>
              </w:rPr>
            </w:pPr>
            <w:r w:rsidDel="00000000" w:rsidR="00000000" w:rsidRPr="00000000">
              <w:rPr>
                <w:sz w:val="20"/>
                <w:szCs w:val="20"/>
                <w:rtl w:val="0"/>
              </w:rPr>
              <w:t xml:space="preserve">-Credential Issuance; number of credentials issued: TBD </w:t>
            </w:r>
          </w:p>
          <w:p w:rsidR="00000000" w:rsidDel="00000000" w:rsidP="00000000" w:rsidRDefault="00000000" w:rsidRPr="00000000" w14:paraId="00000323">
            <w:pPr>
              <w:spacing w:line="240" w:lineRule="auto"/>
              <w:ind w:right="113.62204724409423"/>
              <w:rPr>
                <w:sz w:val="20"/>
                <w:szCs w:val="20"/>
              </w:rPr>
            </w:pPr>
            <w:r w:rsidDel="00000000" w:rsidR="00000000" w:rsidRPr="00000000">
              <w:rPr>
                <w:sz w:val="20"/>
                <w:szCs w:val="20"/>
                <w:rtl w:val="0"/>
              </w:rPr>
              <w:t xml:space="preserve">-Credential Verification; number of credentials verified: TBD</w:t>
            </w:r>
          </w:p>
          <w:p w:rsidR="00000000" w:rsidDel="00000000" w:rsidP="00000000" w:rsidRDefault="00000000" w:rsidRPr="00000000" w14:paraId="00000324">
            <w:pPr>
              <w:spacing w:line="240" w:lineRule="auto"/>
              <w:ind w:right="113.62204724409423"/>
              <w:rPr>
                <w:sz w:val="20"/>
                <w:szCs w:val="20"/>
              </w:rPr>
            </w:pPr>
            <w:r w:rsidDel="00000000" w:rsidR="00000000" w:rsidRPr="00000000">
              <w:rPr>
                <w:sz w:val="20"/>
                <w:szCs w:val="20"/>
                <w:rtl w:val="0"/>
              </w:rPr>
              <w:t xml:space="preserve">-Credential Store</w:t>
            </w:r>
            <w:r w:rsidDel="00000000" w:rsidR="00000000" w:rsidRPr="00000000">
              <w:rPr>
                <w:rtl w:val="0"/>
              </w:rPr>
            </w:r>
          </w:p>
          <w:p w:rsidR="00000000" w:rsidDel="00000000" w:rsidP="00000000" w:rsidRDefault="00000000" w:rsidRPr="00000000" w14:paraId="00000325">
            <w:pPr>
              <w:spacing w:line="240" w:lineRule="auto"/>
              <w:ind w:right="113.62204724409423"/>
              <w:rPr>
                <w:sz w:val="20"/>
                <w:szCs w:val="20"/>
                <w:shd w:fill="b6d7a8" w:val="clear"/>
              </w:rPr>
            </w:pPr>
            <w:r w:rsidDel="00000000" w:rsidR="00000000" w:rsidRPr="00000000">
              <w:rPr>
                <w:sz w:val="20"/>
                <w:szCs w:val="20"/>
                <w:shd w:fill="b6d7a8" w:val="clear"/>
                <w:rtl w:val="0"/>
              </w:rPr>
              <w:t xml:space="preserve">-Successful authentication and/or access at Accepting Parties’ ends</w:t>
            </w:r>
          </w:p>
          <w:p w:rsidR="00000000" w:rsidDel="00000000" w:rsidP="00000000" w:rsidRDefault="00000000" w:rsidRPr="00000000" w14:paraId="00000326">
            <w:pPr>
              <w:spacing w:line="240" w:lineRule="auto"/>
              <w:ind w:right="113.62204724409423"/>
              <w:rPr>
                <w:sz w:val="20"/>
                <w:szCs w:val="20"/>
                <w:shd w:fill="b6d7a8" w:val="clear"/>
              </w:rPr>
            </w:pPr>
            <w:r w:rsidDel="00000000" w:rsidR="00000000" w:rsidRPr="00000000">
              <w:rPr>
                <w:sz w:val="20"/>
                <w:szCs w:val="20"/>
                <w:shd w:fill="b6d7a8" w:val="clear"/>
                <w:rtl w:val="0"/>
              </w:rPr>
              <w:t xml:space="preserve">-Citizens can download a wallet app and retrieve their credentials (including those of dependents) in verifiable formats.</w:t>
            </w:r>
          </w:p>
          <w:p w:rsidR="00000000" w:rsidDel="00000000" w:rsidP="00000000" w:rsidRDefault="00000000" w:rsidRPr="00000000" w14:paraId="00000327">
            <w:pPr>
              <w:spacing w:line="240" w:lineRule="auto"/>
              <w:ind w:right="113.62204724409423"/>
              <w:rPr>
                <w:sz w:val="20"/>
                <w:szCs w:val="20"/>
                <w:shd w:fill="b6d7a8" w:val="clear"/>
              </w:rPr>
            </w:pPr>
            <w:r w:rsidDel="00000000" w:rsidR="00000000" w:rsidRPr="00000000">
              <w:rPr>
                <w:sz w:val="20"/>
                <w:szCs w:val="20"/>
                <w:shd w:fill="b6d7a8" w:val="clear"/>
                <w:rtl w:val="0"/>
              </w:rPr>
              <w:t xml:space="preserve">-Key rollout metrics documented and analyzed.</w:t>
            </w:r>
          </w:p>
          <w:p w:rsidR="00000000" w:rsidDel="00000000" w:rsidP="00000000" w:rsidRDefault="00000000" w:rsidRPr="00000000" w14:paraId="00000328">
            <w:pPr>
              <w:spacing w:line="240" w:lineRule="auto"/>
              <w:ind w:right="113.62204724409423"/>
              <w:rPr>
                <w:sz w:val="20"/>
                <w:szCs w:val="20"/>
                <w:shd w:fill="b6d7a8" w:val="clear"/>
              </w:rPr>
            </w:pPr>
            <w:r w:rsidDel="00000000" w:rsidR="00000000" w:rsidRPr="00000000">
              <w:rPr>
                <w:rtl w:val="0"/>
              </w:rPr>
            </w:r>
          </w:p>
          <w:p w:rsidR="00000000" w:rsidDel="00000000" w:rsidP="00000000" w:rsidRDefault="00000000" w:rsidRPr="00000000" w14:paraId="00000329">
            <w:pPr>
              <w:spacing w:line="240" w:lineRule="auto"/>
              <w:ind w:right="113.62204724409423"/>
              <w:rPr>
                <w:sz w:val="20"/>
                <w:szCs w:val="20"/>
                <w:shd w:fill="b6d7a8" w:val="clear"/>
              </w:rPr>
            </w:pPr>
            <w:r w:rsidDel="00000000" w:rsidR="00000000" w:rsidRPr="00000000">
              <w:rPr>
                <w:rtl w:val="0"/>
              </w:rPr>
            </w:r>
          </w:p>
        </w:tc>
        <w:tc>
          <w:tcPr>
            <w:tcBorders>
              <w:top w:color="d9d9d9"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32A">
            <w:pPr>
              <w:spacing w:line="240" w:lineRule="auto"/>
              <w:ind w:right="192.6377952755911"/>
              <w:rPr>
                <w:sz w:val="20"/>
                <w:szCs w:val="20"/>
              </w:rPr>
            </w:pPr>
            <w:r w:rsidDel="00000000" w:rsidR="00000000" w:rsidRPr="00000000">
              <w:rPr>
                <w:sz w:val="20"/>
                <w:szCs w:val="20"/>
                <w:rtl w:val="0"/>
              </w:rPr>
              <w:t xml:space="preserve">-Engage with all stakeholders identified in </w:t>
            </w:r>
            <w:commentRangeStart w:id="25"/>
            <w:r w:rsidDel="00000000" w:rsidR="00000000" w:rsidRPr="00000000">
              <w:rPr>
                <w:sz w:val="20"/>
                <w:szCs w:val="20"/>
                <w:rtl w:val="0"/>
              </w:rPr>
              <w:t xml:space="preserve">Section 6.5 </w:t>
            </w:r>
            <w:r w:rsidDel="00000000" w:rsidR="00000000" w:rsidRPr="00000000">
              <w:rPr>
                <w:sz w:val="20"/>
                <w:szCs w:val="20"/>
                <w:rtl w:val="0"/>
              </w:rPr>
              <w:t xml:space="preserve">to ensure the timely achievement of the schedule outlined in </w:t>
            </w:r>
            <w:r w:rsidDel="00000000" w:rsidR="00000000" w:rsidRPr="00000000">
              <w:rPr>
                <w:sz w:val="20"/>
                <w:szCs w:val="20"/>
                <w:rtl w:val="0"/>
              </w:rPr>
              <w:t xml:space="preserve">Section 8.3</w:t>
            </w:r>
            <w:r w:rsidDel="00000000" w:rsidR="00000000" w:rsidRPr="00000000">
              <w:rPr>
                <w:sz w:val="20"/>
                <w:szCs w:val="20"/>
                <w:rtl w:val="0"/>
              </w:rPr>
              <w:t xml:space="preserv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32B">
            <w:pPr>
              <w:spacing w:line="240" w:lineRule="auto"/>
              <w:ind w:right="192.6377952755911"/>
              <w:rPr>
                <w:sz w:val="20"/>
                <w:szCs w:val="20"/>
              </w:rPr>
            </w:pPr>
            <w:r w:rsidDel="00000000" w:rsidR="00000000" w:rsidRPr="00000000">
              <w:rPr>
                <w:sz w:val="20"/>
                <w:szCs w:val="20"/>
                <w:rtl w:val="0"/>
              </w:rPr>
              <w:t xml:space="preserve">-Conduct pilot testing and quality assurance to ensure the system functions correctly for both use cases.</w:t>
            </w:r>
          </w:p>
          <w:p w:rsidR="00000000" w:rsidDel="00000000" w:rsidP="00000000" w:rsidRDefault="00000000" w:rsidRPr="00000000" w14:paraId="0000032C">
            <w:pPr>
              <w:spacing w:line="240" w:lineRule="auto"/>
              <w:ind w:right="192.6377952755911"/>
              <w:rPr>
                <w:sz w:val="20"/>
                <w:szCs w:val="20"/>
              </w:rPr>
            </w:pPr>
            <w:r w:rsidDel="00000000" w:rsidR="00000000" w:rsidRPr="00000000">
              <w:rPr>
                <w:sz w:val="20"/>
                <w:szCs w:val="20"/>
                <w:rtl w:val="0"/>
              </w:rPr>
              <w:t xml:space="preserve">-Provide training sessions to the DPI owner, to issuers and accepting entities on the use of the DCS for credential issuance and verification.</w:t>
            </w:r>
          </w:p>
          <w:p w:rsidR="00000000" w:rsidDel="00000000" w:rsidP="00000000" w:rsidRDefault="00000000" w:rsidRPr="00000000" w14:paraId="0000032D">
            <w:pPr>
              <w:spacing w:line="240" w:lineRule="auto"/>
              <w:ind w:right="192.6377952755911"/>
              <w:rPr>
                <w:sz w:val="20"/>
                <w:szCs w:val="20"/>
              </w:rPr>
            </w:pPr>
            <w:r w:rsidDel="00000000" w:rsidR="00000000" w:rsidRPr="00000000">
              <w:rPr>
                <w:sz w:val="20"/>
                <w:szCs w:val="20"/>
                <w:rtl w:val="0"/>
              </w:rPr>
              <w:t xml:space="preserve">-</w:t>
            </w:r>
            <w:r w:rsidDel="00000000" w:rsidR="00000000" w:rsidRPr="00000000">
              <w:rPr>
                <w:sz w:val="20"/>
                <w:szCs w:val="20"/>
                <w:rtl w:val="0"/>
              </w:rPr>
              <w:t xml:space="preserve">Execute the go-live, monitoring the system closely and providing immediate support post-launch.</w:t>
            </w:r>
            <w:r w:rsidDel="00000000" w:rsidR="00000000" w:rsidRPr="00000000">
              <w:rPr>
                <w:rtl w:val="0"/>
              </w:rPr>
            </w:r>
          </w:p>
          <w:p w:rsidR="00000000" w:rsidDel="00000000" w:rsidP="00000000" w:rsidRDefault="00000000" w:rsidRPr="00000000" w14:paraId="0000032E">
            <w:pPr>
              <w:spacing w:line="240" w:lineRule="auto"/>
              <w:ind w:right="192.6377952755911"/>
              <w:rPr>
                <w:sz w:val="20"/>
                <w:szCs w:val="20"/>
                <w:shd w:fill="b6d7a8" w:val="clear"/>
              </w:rPr>
            </w:pPr>
            <w:r w:rsidDel="00000000" w:rsidR="00000000" w:rsidRPr="00000000">
              <w:rPr>
                <w:rtl w:val="0"/>
              </w:rPr>
            </w:r>
          </w:p>
        </w:tc>
      </w:tr>
      <w:tr>
        <w:trPr>
          <w:cantSplit w:val="0"/>
          <w:trHeight w:val="1200" w:hRule="atLeast"/>
          <w:tblHeader w:val="0"/>
        </w:trPr>
        <w:tc>
          <w:tcPr>
            <w:gridSpan w:val="3"/>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2F">
            <w:pPr>
              <w:spacing w:line="240" w:lineRule="auto"/>
              <w:ind w:right="585.4724409448835"/>
              <w:rPr>
                <w:sz w:val="20"/>
                <w:szCs w:val="20"/>
                <w:shd w:fill="b6d7a8" w:val="clear"/>
              </w:rPr>
            </w:pPr>
            <w:r w:rsidDel="00000000" w:rsidR="00000000" w:rsidRPr="00000000">
              <w:rPr>
                <w:b w:val="1"/>
                <w:bCs w:val="1"/>
                <w:sz w:val="20"/>
                <w:szCs w:val="20"/>
                <w:shd w:fill="b6d7a8" w:val="clear"/>
                <w:rtl w:val="0"/>
              </w:rPr>
              <w:t xml:space="preserve">Programmatic objective N°  2: </w:t>
            </w:r>
            <w:r w:rsidDel="00000000" w:rsidR="00000000" w:rsidRPr="00000000">
              <w:rPr>
                <w:shd w:fill="b6d7a8" w:val="clear"/>
                <w:rtl w:val="0"/>
              </w:rPr>
              <w:t xml:space="preserve">Support DPI owner in driving end-user adoption and engagement</w:t>
            </w:r>
            <w:r w:rsidDel="00000000" w:rsidR="00000000" w:rsidRPr="00000000">
              <w:rPr>
                <w:rtl w:val="0"/>
              </w:rPr>
            </w:r>
          </w:p>
        </w:tc>
      </w:tr>
      <w:tr>
        <w:trPr>
          <w:cantSplit w:val="0"/>
          <w:trHeight w:val="1200" w:hRule="atLeast"/>
          <w:tblHeader w:val="0"/>
        </w:trPr>
        <w:tc>
          <w:tcPr>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32">
            <w:pPr>
              <w:spacing w:line="240" w:lineRule="auto"/>
              <w:ind w:left="0" w:right="118.81889763779554"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Widespread adoption of the DCS, supported by a completed outreach strategy documented in a playbook, with a detailed roadmap for issuer and acceptor adoption beyond the six-month rollout.</w:t>
            </w:r>
          </w:p>
          <w:p w:rsidR="00000000" w:rsidDel="00000000" w:rsidP="00000000" w:rsidRDefault="00000000" w:rsidRPr="00000000" w14:paraId="00000333">
            <w:pPr>
              <w:spacing w:line="240" w:lineRule="auto"/>
              <w:ind w:left="0" w:right="585.4724409448835" w:firstLine="0"/>
              <w:rPr>
                <w:shd w:fill="b6d7a8" w:val="clear"/>
              </w:rPr>
            </w:pPr>
            <w:r w:rsidDel="00000000" w:rsidR="00000000" w:rsidRPr="00000000">
              <w:rPr>
                <w:rtl w:val="0"/>
              </w:rPr>
            </w:r>
          </w:p>
          <w:p w:rsidR="00000000" w:rsidDel="00000000" w:rsidP="00000000" w:rsidRDefault="00000000" w:rsidRPr="00000000" w14:paraId="00000334">
            <w:pPr>
              <w:spacing w:line="240" w:lineRule="auto"/>
              <w:ind w:left="0" w:right="585.4724409448835" w:firstLine="0"/>
              <w:rPr>
                <w:shd w:fill="b6d7a8" w:val="clear"/>
              </w:rPr>
            </w:pPr>
            <w:r w:rsidDel="00000000" w:rsidR="00000000" w:rsidRPr="00000000">
              <w:rPr>
                <w:rtl w:val="0"/>
              </w:rPr>
            </w:r>
          </w:p>
        </w:tc>
        <w:tc>
          <w:tcPr>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35">
            <w:pPr>
              <w:spacing w:line="240" w:lineRule="auto"/>
              <w:ind w:right="113.62204724409423"/>
              <w:rPr>
                <w:sz w:val="20"/>
                <w:szCs w:val="20"/>
                <w:shd w:fill="b6d7a8" w:val="clear"/>
              </w:rPr>
            </w:pPr>
            <w:r w:rsidDel="00000000" w:rsidR="00000000" w:rsidRPr="00000000">
              <w:rPr>
                <w:sz w:val="20"/>
                <w:szCs w:val="20"/>
                <w:rtl w:val="0"/>
              </w:rPr>
              <w:t xml:space="preserve">-</w:t>
            </w:r>
            <w:r w:rsidDel="00000000" w:rsidR="00000000" w:rsidRPr="00000000">
              <w:rPr>
                <w:sz w:val="20"/>
                <w:szCs w:val="20"/>
                <w:rtl w:val="0"/>
              </w:rPr>
              <w:t xml:space="preserve">Outreach Strategy Playbook </w:t>
            </w:r>
            <w:r w:rsidDel="00000000" w:rsidR="00000000" w:rsidRPr="00000000">
              <w:rPr>
                <w:sz w:val="20"/>
                <w:szCs w:val="20"/>
                <w:shd w:fill="b6d7a8" w:val="clear"/>
                <w:rtl w:val="0"/>
              </w:rPr>
              <w:t xml:space="preserve">completed, launched,  and disseminated by the DPI owner to relevant national stakeholders.</w:t>
            </w:r>
          </w:p>
          <w:p w:rsidR="00000000" w:rsidDel="00000000" w:rsidP="00000000" w:rsidRDefault="00000000" w:rsidRPr="00000000" w14:paraId="00000336">
            <w:pPr>
              <w:spacing w:line="240" w:lineRule="auto"/>
              <w:ind w:right="113.62204724409423"/>
              <w:rPr>
                <w:sz w:val="20"/>
                <w:szCs w:val="20"/>
                <w:shd w:fill="b6d7a8" w:val="clear"/>
              </w:rPr>
            </w:pPr>
            <w:r w:rsidDel="00000000" w:rsidR="00000000" w:rsidRPr="00000000">
              <w:rPr>
                <w:sz w:val="20"/>
                <w:szCs w:val="20"/>
                <w:shd w:fill="b6d7a8" w:val="clear"/>
                <w:rtl w:val="0"/>
              </w:rPr>
              <w:t xml:space="preserve">-Key messages and outreach materials delivered in multiple accessible formats.</w:t>
            </w:r>
          </w:p>
          <w:p w:rsidR="00000000" w:rsidDel="00000000" w:rsidP="00000000" w:rsidRDefault="00000000" w:rsidRPr="00000000" w14:paraId="00000337">
            <w:pPr>
              <w:spacing w:line="240" w:lineRule="auto"/>
              <w:ind w:right="113.62204724409423"/>
              <w:rPr>
                <w:sz w:val="20"/>
                <w:szCs w:val="20"/>
                <w:shd w:fill="b6d7a8" w:val="clear"/>
              </w:rPr>
            </w:pPr>
            <w:r w:rsidDel="00000000" w:rsidR="00000000" w:rsidRPr="00000000">
              <w:rPr>
                <w:sz w:val="20"/>
                <w:szCs w:val="20"/>
                <w:shd w:fill="b6d7a8" w:val="clear"/>
                <w:rtl w:val="0"/>
              </w:rPr>
              <w:t xml:space="preserve">-</w:t>
            </w:r>
            <w:r w:rsidDel="00000000" w:rsidR="00000000" w:rsidRPr="00000000">
              <w:rPr>
                <w:sz w:val="20"/>
                <w:szCs w:val="20"/>
                <w:shd w:fill="b6d7a8" w:val="clear"/>
                <w:rtl w:val="0"/>
              </w:rPr>
              <w:t xml:space="preserve">Number of users reached: TBD (based on discussions with the country; ideally at a significant proportion against the target population. Eg: 1% of adult population in x country)</w:t>
            </w:r>
            <w:r w:rsidDel="00000000" w:rsidR="00000000" w:rsidRPr="00000000">
              <w:rPr>
                <w:rtl w:val="0"/>
              </w:rPr>
            </w:r>
          </w:p>
          <w:p w:rsidR="00000000" w:rsidDel="00000000" w:rsidP="00000000" w:rsidRDefault="00000000" w:rsidRPr="00000000" w14:paraId="00000338">
            <w:pPr>
              <w:spacing w:line="240" w:lineRule="auto"/>
              <w:ind w:right="113.62204724409423"/>
              <w:rPr>
                <w:sz w:val="20"/>
                <w:szCs w:val="20"/>
                <w:shd w:fill="b6d7a8" w:val="clear"/>
              </w:rPr>
            </w:pPr>
            <w:r w:rsidDel="00000000" w:rsidR="00000000" w:rsidRPr="00000000">
              <w:rPr>
                <w:rtl w:val="0"/>
              </w:rPr>
            </w:r>
          </w:p>
          <w:p w:rsidR="00000000" w:rsidDel="00000000" w:rsidP="00000000" w:rsidRDefault="00000000" w:rsidRPr="00000000" w14:paraId="00000339">
            <w:pPr>
              <w:spacing w:line="240" w:lineRule="auto"/>
              <w:ind w:right="113.62204724409423"/>
              <w:rPr>
                <w:sz w:val="20"/>
                <w:szCs w:val="20"/>
                <w:shd w:fill="b6d7a8" w:val="clear"/>
              </w:rPr>
            </w:pPr>
            <w:r w:rsidDel="00000000" w:rsidR="00000000" w:rsidRPr="00000000">
              <w:rPr>
                <w:rtl w:val="0"/>
              </w:rPr>
            </w:r>
          </w:p>
          <w:p w:rsidR="00000000" w:rsidDel="00000000" w:rsidP="00000000" w:rsidRDefault="00000000" w:rsidRPr="00000000" w14:paraId="0000033A">
            <w:pPr>
              <w:spacing w:line="240" w:lineRule="auto"/>
              <w:ind w:right="113.62204724409423"/>
              <w:rPr>
                <w:sz w:val="20"/>
                <w:szCs w:val="20"/>
                <w:shd w:fill="b6d7a8" w:val="clea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33B">
            <w:pPr>
              <w:spacing w:line="240" w:lineRule="auto"/>
              <w:ind w:right="192.6377952755911"/>
              <w:rPr>
                <w:sz w:val="20"/>
                <w:szCs w:val="20"/>
                <w:shd w:fill="b6d7a8" w:val="clear"/>
              </w:rPr>
            </w:pPr>
            <w:r w:rsidDel="00000000" w:rsidR="00000000" w:rsidRPr="00000000">
              <w:rPr>
                <w:sz w:val="20"/>
                <w:szCs w:val="20"/>
                <w:rtl w:val="0"/>
              </w:rPr>
              <w:t xml:space="preserve">-Design and implement an outreach strategy in collaboration with the implementation team,</w:t>
            </w:r>
            <w:r w:rsidDel="00000000" w:rsidR="00000000" w:rsidRPr="00000000">
              <w:rPr>
                <w:sz w:val="20"/>
                <w:szCs w:val="20"/>
                <w:shd w:fill="b6d7a8" w:val="clear"/>
                <w:rtl w:val="0"/>
              </w:rPr>
              <w:t xml:space="preserve"> including audience segmentation, messaging strategy, and outreach channels.</w:t>
            </w:r>
          </w:p>
          <w:p w:rsidR="00000000" w:rsidDel="00000000" w:rsidP="00000000" w:rsidRDefault="00000000" w:rsidRPr="00000000" w14:paraId="0000033C">
            <w:pPr>
              <w:spacing w:line="240" w:lineRule="auto"/>
              <w:ind w:right="192.6377952755911"/>
              <w:rPr>
                <w:sz w:val="20"/>
                <w:szCs w:val="20"/>
                <w:shd w:fill="b6d7a8" w:val="clear"/>
              </w:rPr>
            </w:pPr>
            <w:r w:rsidDel="00000000" w:rsidR="00000000" w:rsidRPr="00000000">
              <w:rPr>
                <w:sz w:val="20"/>
                <w:szCs w:val="20"/>
                <w:shd w:fill="b6d7a8" w:val="clear"/>
                <w:rtl w:val="0"/>
              </w:rPr>
              <w:t xml:space="preserve">- Provide strategic direction, visual design, and creative content for campaign materials (e.g., guides, infographics, onboarding flows).</w:t>
            </w:r>
          </w:p>
          <w:p w:rsidR="00000000" w:rsidDel="00000000" w:rsidP="00000000" w:rsidRDefault="00000000" w:rsidRPr="00000000" w14:paraId="0000033D">
            <w:pPr>
              <w:spacing w:line="240" w:lineRule="auto"/>
              <w:ind w:right="192.6377952755911"/>
              <w:rPr>
                <w:sz w:val="20"/>
                <w:szCs w:val="20"/>
                <w:shd w:fill="b6d7a8" w:val="clear"/>
              </w:rPr>
            </w:pPr>
            <w:r w:rsidDel="00000000" w:rsidR="00000000" w:rsidRPr="00000000">
              <w:rPr>
                <w:sz w:val="20"/>
                <w:szCs w:val="20"/>
                <w:shd w:fill="b6d7a8" w:val="clear"/>
                <w:rtl w:val="0"/>
              </w:rPr>
              <w:t xml:space="preserve">- Support government communication teams in preparing campaign assets and adapting messages across formats.</w:t>
            </w:r>
          </w:p>
          <w:p w:rsidR="00000000" w:rsidDel="00000000" w:rsidP="00000000" w:rsidRDefault="00000000" w:rsidRPr="00000000" w14:paraId="0000033E">
            <w:pPr>
              <w:spacing w:line="240" w:lineRule="auto"/>
              <w:ind w:right="192.6377952755911"/>
              <w:rPr>
                <w:sz w:val="20"/>
                <w:szCs w:val="20"/>
                <w:shd w:fill="b6d7a8" w:val="clear"/>
              </w:rPr>
            </w:pPr>
            <w:r w:rsidDel="00000000" w:rsidR="00000000" w:rsidRPr="00000000">
              <w:rPr>
                <w:sz w:val="20"/>
                <w:szCs w:val="20"/>
                <w:shd w:fill="b6d7a8" w:val="clear"/>
                <w:rtl w:val="0"/>
              </w:rPr>
              <w:t xml:space="preserve">- Ensure outreach content is accessible (e.g., low-literacy, disability-inclusive).</w:t>
            </w:r>
          </w:p>
          <w:p w:rsidR="00000000" w:rsidDel="00000000" w:rsidP="00000000" w:rsidRDefault="00000000" w:rsidRPr="00000000" w14:paraId="0000033F">
            <w:pPr>
              <w:spacing w:line="240" w:lineRule="auto"/>
              <w:ind w:right="192.6377952755911"/>
              <w:rPr>
                <w:sz w:val="20"/>
                <w:szCs w:val="20"/>
              </w:rPr>
            </w:pPr>
            <w:r w:rsidDel="00000000" w:rsidR="00000000" w:rsidRPr="00000000">
              <w:rPr>
                <w:sz w:val="20"/>
                <w:szCs w:val="20"/>
                <w:rtl w:val="0"/>
              </w:rPr>
              <w:t xml:space="preserve">-Run awareness campaigns for potential issuance and acceptance entities.</w:t>
            </w:r>
          </w:p>
          <w:p w:rsidR="00000000" w:rsidDel="00000000" w:rsidP="00000000" w:rsidRDefault="00000000" w:rsidRPr="00000000" w14:paraId="00000340">
            <w:pPr>
              <w:spacing w:line="240" w:lineRule="auto"/>
              <w:ind w:right="192.6377952755911"/>
              <w:rPr>
                <w:sz w:val="20"/>
                <w:szCs w:val="20"/>
              </w:rPr>
            </w:pPr>
            <w:r w:rsidDel="00000000" w:rsidR="00000000" w:rsidRPr="00000000">
              <w:rPr>
                <w:sz w:val="20"/>
                <w:szCs w:val="20"/>
                <w:rtl w:val="0"/>
              </w:rPr>
              <w:t xml:space="preserve">-Conduct workshops with potential issuance and acceptance entities using the sandbox to demonstrate the value of the credentialing DPI.</w:t>
            </w:r>
          </w:p>
          <w:p w:rsidR="00000000" w:rsidDel="00000000" w:rsidP="00000000" w:rsidRDefault="00000000" w:rsidRPr="00000000" w14:paraId="00000341">
            <w:pPr>
              <w:spacing w:line="240" w:lineRule="auto"/>
              <w:ind w:right="192.6377952755911"/>
              <w:rPr>
                <w:sz w:val="20"/>
                <w:szCs w:val="20"/>
                <w:shd w:fill="b6d7a8" w:val="clear"/>
              </w:rPr>
            </w:pPr>
            <w:r w:rsidDel="00000000" w:rsidR="00000000" w:rsidRPr="00000000">
              <w:rPr>
                <w:rtl w:val="0"/>
              </w:rPr>
            </w:r>
          </w:p>
          <w:p w:rsidR="00000000" w:rsidDel="00000000" w:rsidP="00000000" w:rsidRDefault="00000000" w:rsidRPr="00000000" w14:paraId="00000342">
            <w:pPr>
              <w:spacing w:line="240" w:lineRule="auto"/>
              <w:ind w:right="192.6377952755911"/>
              <w:rPr>
                <w:sz w:val="20"/>
                <w:szCs w:val="20"/>
                <w:shd w:fill="b6d7a8" w:val="clear"/>
              </w:rPr>
            </w:pPr>
            <w:r w:rsidDel="00000000" w:rsidR="00000000" w:rsidRPr="00000000">
              <w:rPr>
                <w:rtl w:val="0"/>
              </w:rPr>
            </w:r>
          </w:p>
          <w:p w:rsidR="00000000" w:rsidDel="00000000" w:rsidP="00000000" w:rsidRDefault="00000000" w:rsidRPr="00000000" w14:paraId="00000343">
            <w:pPr>
              <w:spacing w:line="240" w:lineRule="auto"/>
              <w:ind w:right="192.6377952755911"/>
              <w:rPr>
                <w:sz w:val="20"/>
                <w:szCs w:val="20"/>
              </w:rPr>
            </w:pPr>
            <w:r w:rsidDel="00000000" w:rsidR="00000000" w:rsidRPr="00000000">
              <w:rPr>
                <w:sz w:val="20"/>
                <w:szCs w:val="20"/>
                <w:rtl w:val="0"/>
              </w:rPr>
              <w:t xml:space="preserve">-</w:t>
            </w:r>
            <w:r w:rsidDel="00000000" w:rsidR="00000000" w:rsidRPr="00000000">
              <w:rPr>
                <w:sz w:val="20"/>
                <w:szCs w:val="20"/>
                <w:rtl w:val="0"/>
              </w:rPr>
              <w:t xml:space="preserve">Create an outreach playbook documenting the strategy and approach for issuers and verifiers to reuse.</w:t>
            </w:r>
            <w:r w:rsidDel="00000000" w:rsidR="00000000" w:rsidRPr="00000000">
              <w:rPr>
                <w:rtl w:val="0"/>
              </w:rPr>
            </w:r>
          </w:p>
          <w:p w:rsidR="00000000" w:rsidDel="00000000" w:rsidP="00000000" w:rsidRDefault="00000000" w:rsidRPr="00000000" w14:paraId="00000344">
            <w:pPr>
              <w:spacing w:line="240" w:lineRule="auto"/>
              <w:ind w:right="192.6377952755911"/>
              <w:rPr>
                <w:sz w:val="20"/>
                <w:szCs w:val="20"/>
                <w:shd w:fill="b6d7a8" w:val="clear"/>
              </w:rPr>
            </w:pPr>
            <w:r w:rsidDel="00000000" w:rsidR="00000000" w:rsidRPr="00000000">
              <w:rPr>
                <w:b w:val="1"/>
                <w:bCs w:val="1"/>
                <w:i w:val="1"/>
                <w:iCs w:val="1"/>
                <w:sz w:val="20"/>
                <w:szCs w:val="20"/>
                <w:shd w:fill="b6d7a8" w:val="clear"/>
                <w:rtl w:val="0"/>
              </w:rPr>
              <w:t xml:space="preserve">Note:</w:t>
            </w:r>
            <w:r w:rsidDel="00000000" w:rsidR="00000000" w:rsidRPr="00000000">
              <w:rPr>
                <w:sz w:val="20"/>
                <w:szCs w:val="20"/>
                <w:shd w:fill="b6d7a8" w:val="clear"/>
                <w:rtl w:val="0"/>
              </w:rPr>
              <w:t xml:space="preserve"> Outreach campaigns will be led and implemented by [DPI Owner]. The SP is not expected to cover costs related to events, media buying social media ads, or campaign deployment.</w:t>
            </w:r>
          </w:p>
        </w:tc>
      </w:tr>
      <w:tr>
        <w:trPr>
          <w:cantSplit w:val="0"/>
          <w:trHeight w:val="1200" w:hRule="atLeast"/>
          <w:tblHeader w:val="0"/>
        </w:trPr>
        <w:tc>
          <w:tcPr>
            <w:gridSpan w:val="3"/>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45">
            <w:pPr>
              <w:spacing w:line="240" w:lineRule="auto"/>
              <w:ind w:left="0" w:right="585.4724409448835" w:firstLine="0"/>
              <w:rPr>
                <w:sz w:val="20"/>
                <w:szCs w:val="20"/>
                <w:shd w:fill="b6d7a8" w:val="clear"/>
              </w:rPr>
            </w:pPr>
            <w:r w:rsidDel="00000000" w:rsidR="00000000" w:rsidRPr="00000000">
              <w:rPr>
                <w:b w:val="1"/>
                <w:bCs w:val="1"/>
                <w:sz w:val="20"/>
                <w:szCs w:val="20"/>
                <w:shd w:fill="b6d7a8" w:val="clear"/>
                <w:rtl w:val="0"/>
              </w:rPr>
              <w:t xml:space="preserve">Programmatic objective N°  3: </w:t>
            </w:r>
            <w:r w:rsidDel="00000000" w:rsidR="00000000" w:rsidRPr="00000000">
              <w:rPr>
                <w:shd w:fill="b6d7a8" w:val="clear"/>
                <w:rtl w:val="0"/>
              </w:rPr>
              <w:t xml:space="preserve">Enable ecosystem expansion and  government capacity</w:t>
            </w:r>
            <w:r w:rsidDel="00000000" w:rsidR="00000000" w:rsidRPr="00000000">
              <w:rPr>
                <w:rtl w:val="0"/>
              </w:rPr>
            </w:r>
          </w:p>
        </w:tc>
      </w:tr>
      <w:tr>
        <w:trPr>
          <w:cantSplit w:val="0"/>
          <w:trHeight w:val="1200" w:hRule="atLeast"/>
          <w:tblHeader w:val="0"/>
        </w:trPr>
        <w:tc>
          <w:tcPr>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48">
            <w:pPr>
              <w:spacing w:line="240" w:lineRule="auto"/>
              <w:ind w:right="86.69291338582752"/>
              <w:rPr>
                <w:sz w:val="20"/>
                <w:szCs w:val="20"/>
                <w:shd w:fill="b6d7a8" w:val="clear"/>
              </w:rPr>
            </w:pPr>
            <w:r w:rsidDel="00000000" w:rsidR="00000000" w:rsidRPr="00000000">
              <w:rPr>
                <w:sz w:val="20"/>
                <w:szCs w:val="20"/>
                <w:shd w:fill="b6d7a8" w:val="clear"/>
                <w:rtl w:val="0"/>
              </w:rPr>
              <w:t xml:space="preserve">[Name of DPI owner] successfully deploy and </w:t>
            </w:r>
            <w:r w:rsidDel="00000000" w:rsidR="00000000" w:rsidRPr="00000000">
              <w:rPr>
                <w:sz w:val="20"/>
                <w:szCs w:val="20"/>
                <w:shd w:fill="b6d7a8" w:val="clear"/>
                <w:rtl w:val="0"/>
              </w:rPr>
              <w:t xml:space="preserve">onboard additional</w:t>
            </w:r>
            <w:r w:rsidDel="00000000" w:rsidR="00000000" w:rsidRPr="00000000">
              <w:rPr>
                <w:sz w:val="20"/>
                <w:szCs w:val="20"/>
                <w:shd w:fill="b6d7a8" w:val="clear"/>
                <w:rtl w:val="0"/>
              </w:rPr>
              <w:t xml:space="preserve"> one use case into the DCS infrastructure</w:t>
            </w:r>
          </w:p>
          <w:p w:rsidR="00000000" w:rsidDel="00000000" w:rsidP="00000000" w:rsidRDefault="00000000" w:rsidRPr="00000000" w14:paraId="00000349">
            <w:pPr>
              <w:spacing w:line="240" w:lineRule="auto"/>
              <w:ind w:right="585.4724409448835"/>
              <w:rPr>
                <w:sz w:val="20"/>
                <w:szCs w:val="20"/>
                <w:shd w:fill="b6d7a8" w:val="clear"/>
              </w:rPr>
            </w:pPr>
            <w:r w:rsidDel="00000000" w:rsidR="00000000" w:rsidRPr="00000000">
              <w:rPr>
                <w:rtl w:val="0"/>
              </w:rPr>
            </w:r>
          </w:p>
          <w:p w:rsidR="00000000" w:rsidDel="00000000" w:rsidP="00000000" w:rsidRDefault="00000000" w:rsidRPr="00000000" w14:paraId="0000034A">
            <w:pPr>
              <w:spacing w:line="240" w:lineRule="auto"/>
              <w:ind w:right="118.81889763779554"/>
              <w:rPr>
                <w:sz w:val="20"/>
                <w:szCs w:val="20"/>
                <w:shd w:fill="b6d7a8" w:val="clear"/>
              </w:rPr>
            </w:pPr>
            <w:r w:rsidDel="00000000" w:rsidR="00000000" w:rsidRPr="00000000">
              <w:rPr>
                <w:sz w:val="20"/>
                <w:szCs w:val="20"/>
                <w:shd w:fill="b6d7a8" w:val="clear"/>
                <w:rtl w:val="0"/>
              </w:rPr>
              <w:t xml:space="preserve">Institutional capacity built within [DPI owner and DPI owner supporter, if relevant]  to manage issuer and verifier onboarding beyond the initial rollout.</w:t>
            </w:r>
          </w:p>
          <w:p w:rsidR="00000000" w:rsidDel="00000000" w:rsidP="00000000" w:rsidRDefault="00000000" w:rsidRPr="00000000" w14:paraId="0000034B">
            <w:pPr>
              <w:spacing w:line="240" w:lineRule="auto"/>
              <w:ind w:right="585.4724409448835"/>
              <w:rPr>
                <w:shd w:fill="b6d7a8" w:val="clear"/>
              </w:rPr>
            </w:pPr>
            <w:r w:rsidDel="00000000" w:rsidR="00000000" w:rsidRPr="00000000">
              <w:rPr>
                <w:rtl w:val="0"/>
              </w:rPr>
            </w:r>
          </w:p>
        </w:tc>
        <w:tc>
          <w:tcPr>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4C">
            <w:pPr>
              <w:spacing w:line="240" w:lineRule="auto"/>
              <w:ind w:right="113.62204724409423"/>
              <w:rPr>
                <w:b w:val="1"/>
                <w:bCs w:val="1"/>
                <w:sz w:val="20"/>
                <w:szCs w:val="20"/>
                <w:shd w:fill="b6d7a8" w:val="clear"/>
              </w:rPr>
            </w:pPr>
            <w:r w:rsidDel="00000000" w:rsidR="00000000" w:rsidRPr="00000000">
              <w:rPr>
                <w:sz w:val="20"/>
                <w:szCs w:val="20"/>
                <w:shd w:fill="b6d7a8" w:val="clear"/>
                <w:rtl w:val="0"/>
              </w:rPr>
              <w:t xml:space="preserve">One end-to-end new use case, i.e. a third use-case, fully implemented and anchored by [name of DPI owner]</w:t>
            </w:r>
            <w:r w:rsidDel="00000000" w:rsidR="00000000" w:rsidRPr="00000000">
              <w:rPr>
                <w:rtl w:val="0"/>
              </w:rPr>
            </w:r>
          </w:p>
        </w:tc>
        <w:tc>
          <w:tcPr>
            <w:tcBorders>
              <w:top w:color="d9d9d9"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34D">
            <w:pPr>
              <w:spacing w:line="240" w:lineRule="auto"/>
              <w:ind w:right="192.6377952755911"/>
              <w:rPr>
                <w:sz w:val="20"/>
                <w:szCs w:val="20"/>
                <w:shd w:fill="b6d7a8" w:val="clear"/>
              </w:rPr>
            </w:pPr>
            <w:r w:rsidDel="00000000" w:rsidR="00000000" w:rsidRPr="00000000">
              <w:rPr>
                <w:sz w:val="20"/>
                <w:szCs w:val="20"/>
                <w:shd w:fill="b6d7a8" w:val="clear"/>
                <w:rtl w:val="0"/>
              </w:rPr>
              <w:t xml:space="preserve">- Support [name of DPI owner and DPI owner supporter, if relevant] in conducting ecosystem mapping to identify and prioritize high-impact issuers and verifiers.</w:t>
            </w:r>
          </w:p>
          <w:p w:rsidR="00000000" w:rsidDel="00000000" w:rsidP="00000000" w:rsidRDefault="00000000" w:rsidRPr="00000000" w14:paraId="0000034E">
            <w:pPr>
              <w:spacing w:line="240" w:lineRule="auto"/>
              <w:ind w:right="192.6377952755911"/>
              <w:rPr>
                <w:sz w:val="20"/>
                <w:szCs w:val="20"/>
                <w:shd w:fill="b6d7a8" w:val="clear"/>
              </w:rPr>
            </w:pPr>
            <w:r w:rsidDel="00000000" w:rsidR="00000000" w:rsidRPr="00000000">
              <w:rPr>
                <w:sz w:val="20"/>
                <w:szCs w:val="20"/>
                <w:shd w:fill="b6d7a8" w:val="clear"/>
                <w:rtl w:val="0"/>
              </w:rPr>
              <w:t xml:space="preserve">- Hold technical workshops, sandbox demonstrations, and bilateral sessions to explore potential use cases.</w:t>
            </w:r>
          </w:p>
          <w:p w:rsidR="00000000" w:rsidDel="00000000" w:rsidP="00000000" w:rsidRDefault="00000000" w:rsidRPr="00000000" w14:paraId="0000034F">
            <w:pPr>
              <w:spacing w:line="240" w:lineRule="auto"/>
              <w:ind w:right="192.6377952755911"/>
              <w:rPr>
                <w:sz w:val="20"/>
                <w:szCs w:val="20"/>
                <w:shd w:fill="b6d7a8" w:val="clear"/>
              </w:rPr>
            </w:pPr>
            <w:r w:rsidDel="00000000" w:rsidR="00000000" w:rsidRPr="00000000">
              <w:rPr>
                <w:sz w:val="20"/>
                <w:szCs w:val="20"/>
                <w:shd w:fill="b6d7a8" w:val="clear"/>
                <w:rtl w:val="0"/>
              </w:rPr>
              <w:t xml:space="preserve">- Co-develop onboarding materials, including credential schema templates, verification flows, and data mapping guides.</w:t>
            </w:r>
          </w:p>
          <w:p w:rsidR="00000000" w:rsidDel="00000000" w:rsidP="00000000" w:rsidRDefault="00000000" w:rsidRPr="00000000" w14:paraId="00000350">
            <w:pPr>
              <w:spacing w:line="240" w:lineRule="auto"/>
              <w:ind w:right="192.6377952755911"/>
              <w:rPr>
                <w:sz w:val="20"/>
                <w:szCs w:val="20"/>
                <w:shd w:fill="b6d7a8" w:val="clear"/>
              </w:rPr>
            </w:pPr>
            <w:r w:rsidDel="00000000" w:rsidR="00000000" w:rsidRPr="00000000">
              <w:rPr>
                <w:sz w:val="20"/>
                <w:szCs w:val="20"/>
                <w:shd w:fill="b6d7a8" w:val="clear"/>
                <w:rtl w:val="0"/>
              </w:rPr>
              <w:t xml:space="preserve">- Publish an outreach and onboarding playbook with step-by-step guidance, messaging templates, and issuer enablement content.</w:t>
            </w:r>
          </w:p>
          <w:p w:rsidR="00000000" w:rsidDel="00000000" w:rsidP="00000000" w:rsidRDefault="00000000" w:rsidRPr="00000000" w14:paraId="00000351">
            <w:pPr>
              <w:spacing w:line="240" w:lineRule="auto"/>
              <w:ind w:right="192.6377952755911"/>
              <w:rPr>
                <w:sz w:val="20"/>
                <w:szCs w:val="20"/>
                <w:shd w:fill="a4c2f4" w:val="clear"/>
              </w:rPr>
            </w:pPr>
            <w:r w:rsidDel="00000000" w:rsidR="00000000" w:rsidRPr="00000000">
              <w:rPr>
                <w:sz w:val="20"/>
                <w:szCs w:val="20"/>
                <w:shd w:fill="a4c2f4" w:val="clear"/>
                <w:rtl w:val="0"/>
              </w:rPr>
              <w:t xml:space="preserve">- Design and implement a </w:t>
            </w:r>
            <w:r w:rsidDel="00000000" w:rsidR="00000000" w:rsidRPr="00000000">
              <w:rPr>
                <w:b w:val="1"/>
                <w:bCs w:val="1"/>
                <w:sz w:val="20"/>
                <w:szCs w:val="20"/>
                <w:shd w:fill="a4c2f4" w:val="clear"/>
                <w:rtl w:val="0"/>
              </w:rPr>
              <w:t xml:space="preserve">self-service onboarding pathway</w:t>
            </w:r>
            <w:r w:rsidDel="00000000" w:rsidR="00000000" w:rsidRPr="00000000">
              <w:rPr>
                <w:sz w:val="20"/>
                <w:szCs w:val="20"/>
                <w:shd w:fill="a4c2f4" w:val="clear"/>
                <w:rtl w:val="0"/>
              </w:rPr>
              <w:t xml:space="preserve">, which could include  </w:t>
            </w:r>
          </w:p>
          <w:p w:rsidR="00000000" w:rsidDel="00000000" w:rsidP="00000000" w:rsidRDefault="00000000" w:rsidRPr="00000000" w14:paraId="00000352">
            <w:pPr>
              <w:spacing w:line="240" w:lineRule="auto"/>
              <w:ind w:right="192.6377952755911"/>
              <w:rPr>
                <w:sz w:val="20"/>
                <w:szCs w:val="20"/>
                <w:shd w:fill="a4c2f4" w:val="clear"/>
              </w:rPr>
            </w:pPr>
            <w:r w:rsidDel="00000000" w:rsidR="00000000" w:rsidRPr="00000000">
              <w:rPr>
                <w:sz w:val="20"/>
                <w:szCs w:val="20"/>
                <w:shd w:fill="a4c2f4" w:val="clear"/>
                <w:rtl w:val="0"/>
              </w:rPr>
              <w:t xml:space="preserve"> • Intake form for issuer details</w:t>
            </w:r>
          </w:p>
          <w:p w:rsidR="00000000" w:rsidDel="00000000" w:rsidP="00000000" w:rsidRDefault="00000000" w:rsidRPr="00000000" w14:paraId="00000353">
            <w:pPr>
              <w:spacing w:line="240" w:lineRule="auto"/>
              <w:ind w:right="192.6377952755911"/>
              <w:rPr>
                <w:sz w:val="20"/>
                <w:szCs w:val="20"/>
                <w:shd w:fill="a4c2f4" w:val="clear"/>
              </w:rPr>
            </w:pPr>
            <w:r w:rsidDel="00000000" w:rsidR="00000000" w:rsidRPr="00000000">
              <w:rPr>
                <w:sz w:val="20"/>
                <w:szCs w:val="20"/>
                <w:shd w:fill="a4c2f4" w:val="clear"/>
                <w:rtl w:val="0"/>
              </w:rPr>
              <w:t xml:space="preserve">   • Credential schema builder tool</w:t>
            </w:r>
          </w:p>
          <w:p w:rsidR="00000000" w:rsidDel="00000000" w:rsidP="00000000" w:rsidRDefault="00000000" w:rsidRPr="00000000" w14:paraId="00000354">
            <w:pPr>
              <w:spacing w:line="240" w:lineRule="auto"/>
              <w:ind w:right="192.6377952755911"/>
              <w:rPr>
                <w:sz w:val="20"/>
                <w:szCs w:val="20"/>
                <w:shd w:fill="a4c2f4" w:val="clear"/>
              </w:rPr>
            </w:pPr>
            <w:r w:rsidDel="00000000" w:rsidR="00000000" w:rsidRPr="00000000">
              <w:rPr>
                <w:sz w:val="20"/>
                <w:szCs w:val="20"/>
                <w:shd w:fill="a4c2f4" w:val="clear"/>
                <w:rtl w:val="0"/>
              </w:rPr>
              <w:t xml:space="preserve">   • Credential preview generator (PDF/QR)</w:t>
            </w:r>
          </w:p>
          <w:p w:rsidR="00000000" w:rsidDel="00000000" w:rsidP="00000000" w:rsidRDefault="00000000" w:rsidRPr="00000000" w14:paraId="00000355">
            <w:pPr>
              <w:spacing w:line="240" w:lineRule="auto"/>
              <w:ind w:right="192.6377952755911"/>
              <w:rPr>
                <w:sz w:val="20"/>
                <w:szCs w:val="20"/>
                <w:shd w:fill="a4c2f4" w:val="clear"/>
              </w:rPr>
            </w:pPr>
            <w:r w:rsidDel="00000000" w:rsidR="00000000" w:rsidRPr="00000000">
              <w:rPr>
                <w:sz w:val="20"/>
                <w:szCs w:val="20"/>
                <w:shd w:fill="a4c2f4" w:val="clear"/>
                <w:rtl w:val="0"/>
              </w:rPr>
              <w:t xml:space="preserve">   • Access to sandbox and test credentials</w:t>
            </w:r>
          </w:p>
          <w:p w:rsidR="00000000" w:rsidDel="00000000" w:rsidP="00000000" w:rsidRDefault="00000000" w:rsidRPr="00000000" w14:paraId="00000356">
            <w:pPr>
              <w:spacing w:line="240" w:lineRule="auto"/>
              <w:ind w:right="192.6377952755911"/>
              <w:rPr>
                <w:sz w:val="20"/>
                <w:szCs w:val="20"/>
                <w:shd w:fill="a4c2f4" w:val="clear"/>
              </w:rPr>
            </w:pPr>
            <w:r w:rsidDel="00000000" w:rsidR="00000000" w:rsidRPr="00000000">
              <w:rPr>
                <w:sz w:val="20"/>
                <w:szCs w:val="20"/>
                <w:shd w:fill="a4c2f4" w:val="clear"/>
                <w:rtl w:val="0"/>
              </w:rPr>
              <w:t xml:space="preserve">   • Lightweight review and approval flow with [name of DPI owner]</w:t>
            </w:r>
          </w:p>
          <w:p w:rsidR="00000000" w:rsidDel="00000000" w:rsidP="00000000" w:rsidRDefault="00000000" w:rsidRPr="00000000" w14:paraId="00000357">
            <w:pPr>
              <w:spacing w:line="240" w:lineRule="auto"/>
              <w:ind w:right="192.6377952755911"/>
              <w:rPr>
                <w:sz w:val="20"/>
                <w:szCs w:val="20"/>
                <w:shd w:fill="a4c2f4" w:val="clear"/>
              </w:rPr>
            </w:pPr>
            <w:r w:rsidDel="00000000" w:rsidR="00000000" w:rsidRPr="00000000">
              <w:rPr>
                <w:sz w:val="20"/>
                <w:szCs w:val="20"/>
                <w:shd w:fill="a4c2f4" w:val="clear"/>
                <w:rtl w:val="0"/>
              </w:rPr>
              <w:t xml:space="preserve">- Collect feedback from early issuers to refine materials and tooling.</w:t>
            </w:r>
          </w:p>
          <w:p w:rsidR="00000000" w:rsidDel="00000000" w:rsidP="00000000" w:rsidRDefault="00000000" w:rsidRPr="00000000" w14:paraId="00000358">
            <w:pPr>
              <w:spacing w:line="240" w:lineRule="auto"/>
              <w:ind w:right="192.6377952755911"/>
              <w:rPr>
                <w:sz w:val="20"/>
                <w:szCs w:val="20"/>
                <w:shd w:fill="b6d7a8" w:val="clear"/>
              </w:rPr>
            </w:pPr>
            <w:r w:rsidDel="00000000" w:rsidR="00000000" w:rsidRPr="00000000">
              <w:rPr>
                <w:sz w:val="20"/>
                <w:szCs w:val="20"/>
                <w:shd w:fill="b6d7a8" w:val="clear"/>
                <w:rtl w:val="0"/>
              </w:rPr>
              <w:t xml:space="preserve">- Provide targeted training and coaching to [name of DPI owner and DPI owner supporter, if relevant] to institutionalize onboarding operations.</w:t>
            </w:r>
          </w:p>
          <w:p w:rsidR="00000000" w:rsidDel="00000000" w:rsidP="00000000" w:rsidRDefault="00000000" w:rsidRPr="00000000" w14:paraId="00000359">
            <w:pPr>
              <w:spacing w:line="240" w:lineRule="auto"/>
              <w:ind w:right="192.6377952755911"/>
              <w:rPr>
                <w:sz w:val="20"/>
                <w:szCs w:val="20"/>
                <w:shd w:fill="b6d7a8" w:val="clear"/>
              </w:rPr>
            </w:pPr>
            <w:r w:rsidDel="00000000" w:rsidR="00000000" w:rsidRPr="00000000">
              <w:rPr>
                <w:rtl w:val="0"/>
              </w:rPr>
            </w:r>
          </w:p>
        </w:tc>
      </w:tr>
      <w:tr>
        <w:trPr>
          <w:cantSplit w:val="0"/>
          <w:trHeight w:val="1200" w:hRule="atLeast"/>
          <w:tblHeader w:val="0"/>
        </w:trPr>
        <w:tc>
          <w:tcPr>
            <w:gridSpan w:val="3"/>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5A">
            <w:pPr>
              <w:spacing w:line="240" w:lineRule="auto"/>
              <w:ind w:left="0" w:right="585.4724409448835" w:firstLine="0"/>
              <w:rPr>
                <w:shd w:fill="b6d7a8" w:val="clear"/>
              </w:rPr>
            </w:pPr>
            <w:r w:rsidDel="00000000" w:rsidR="00000000" w:rsidRPr="00000000">
              <w:rPr>
                <w:b w:val="1"/>
                <w:bCs w:val="1"/>
                <w:sz w:val="20"/>
                <w:szCs w:val="20"/>
                <w:shd w:fill="b6d7a8" w:val="clear"/>
                <w:rtl w:val="0"/>
              </w:rPr>
              <w:t xml:space="preserve">Programmatic objective N°  4: </w:t>
            </w:r>
            <w:r w:rsidDel="00000000" w:rsidR="00000000" w:rsidRPr="00000000">
              <w:rPr>
                <w:shd w:fill="b6d7a8" w:val="clear"/>
                <w:rtl w:val="0"/>
              </w:rPr>
              <w:t xml:space="preserve">Establish institutional sustainability and policy alignment</w:t>
            </w:r>
          </w:p>
        </w:tc>
      </w:tr>
      <w:tr>
        <w:trPr>
          <w:cantSplit w:val="0"/>
          <w:trHeight w:val="1200" w:hRule="atLeast"/>
          <w:tblHeader w:val="0"/>
        </w:trPr>
        <w:tc>
          <w:tcPr>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5D">
            <w:pPr>
              <w:spacing w:line="240" w:lineRule="auto"/>
              <w:ind w:left="141.7322834645671" w:right="118.81889763779554" w:firstLine="0"/>
              <w:rPr>
                <w:sz w:val="20"/>
                <w:szCs w:val="20"/>
                <w:shd w:fill="b6d7a8" w:val="clear"/>
              </w:rPr>
            </w:pPr>
            <w:r w:rsidDel="00000000" w:rsidR="00000000" w:rsidRPr="00000000">
              <w:rPr>
                <w:sz w:val="20"/>
                <w:szCs w:val="20"/>
                <w:shd w:fill="b6d7a8" w:val="clear"/>
                <w:rtl w:val="0"/>
              </w:rPr>
              <w:t xml:space="preserve">[Name of DPI owner] and relevant government teams are fully trained and capable of independently operating and scaling the credentialing infrastructure.</w:t>
            </w:r>
          </w:p>
          <w:p w:rsidR="00000000" w:rsidDel="00000000" w:rsidP="00000000" w:rsidRDefault="00000000" w:rsidRPr="00000000" w14:paraId="0000035E">
            <w:pPr>
              <w:spacing w:line="240" w:lineRule="auto"/>
              <w:ind w:left="283.4645669291342" w:right="118.81889763779554" w:hanging="141.7322834645671"/>
              <w:rPr>
                <w:sz w:val="20"/>
                <w:szCs w:val="20"/>
                <w:shd w:fill="b6d7a8" w:val="clear"/>
              </w:rPr>
            </w:pPr>
            <w:r w:rsidDel="00000000" w:rsidR="00000000" w:rsidRPr="00000000">
              <w:rPr>
                <w:sz w:val="20"/>
                <w:szCs w:val="20"/>
                <w:shd w:fill="b6d7a8" w:val="clear"/>
                <w:rtl w:val="0"/>
              </w:rPr>
              <w:t xml:space="preserve">A clear roadmap is established for operational continuity, financial sustainability, and institutional governance beyond the pilot phase.</w:t>
            </w:r>
          </w:p>
          <w:p w:rsidR="00000000" w:rsidDel="00000000" w:rsidP="00000000" w:rsidRDefault="00000000" w:rsidRPr="00000000" w14:paraId="0000035F">
            <w:pPr>
              <w:spacing w:line="240" w:lineRule="auto"/>
              <w:ind w:left="283.4645669291342" w:right="118.81889763779554" w:hanging="141.7322834645671"/>
              <w:rPr>
                <w:sz w:val="20"/>
                <w:szCs w:val="20"/>
                <w:shd w:fill="b6d7a8" w:val="clear"/>
              </w:rPr>
            </w:pPr>
            <w:r w:rsidDel="00000000" w:rsidR="00000000" w:rsidRPr="00000000">
              <w:rPr>
                <w:rtl w:val="0"/>
              </w:rPr>
            </w:r>
          </w:p>
        </w:tc>
        <w:tc>
          <w:tcPr>
            <w:tcBorders>
              <w:top w:color="d9d9d9"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360">
            <w:pPr>
              <w:spacing w:line="240" w:lineRule="auto"/>
              <w:ind w:right="113.62204724409423"/>
              <w:rPr>
                <w:sz w:val="20"/>
                <w:szCs w:val="20"/>
                <w:shd w:fill="b6d7a8" w:val="clear"/>
              </w:rPr>
            </w:pPr>
            <w:r w:rsidDel="00000000" w:rsidR="00000000" w:rsidRPr="00000000">
              <w:rPr>
                <w:sz w:val="20"/>
                <w:szCs w:val="20"/>
                <w:shd w:fill="b6d7a8" w:val="clear"/>
                <w:rtl w:val="0"/>
              </w:rPr>
              <w:t xml:space="preserve">-[Name of DPI owner and DPI supporter, if relevant] team trained (L1–L3).</w:t>
            </w:r>
          </w:p>
          <w:p w:rsidR="00000000" w:rsidDel="00000000" w:rsidP="00000000" w:rsidRDefault="00000000" w:rsidRPr="00000000" w14:paraId="00000361">
            <w:pPr>
              <w:spacing w:line="240" w:lineRule="auto"/>
              <w:ind w:right="113.62204724409423"/>
              <w:rPr>
                <w:sz w:val="20"/>
                <w:szCs w:val="20"/>
                <w:shd w:fill="b6d7a8" w:val="clear"/>
              </w:rPr>
            </w:pPr>
            <w:r w:rsidDel="00000000" w:rsidR="00000000" w:rsidRPr="00000000">
              <w:rPr>
                <w:sz w:val="20"/>
                <w:szCs w:val="20"/>
                <w:shd w:fill="b6d7a8" w:val="clear"/>
                <w:rtl w:val="0"/>
              </w:rPr>
              <w:t xml:space="preserve">-Standard Operating Procedures (SOPs) finalized and delivered.</w:t>
            </w:r>
          </w:p>
          <w:p w:rsidR="00000000" w:rsidDel="00000000" w:rsidP="00000000" w:rsidRDefault="00000000" w:rsidRPr="00000000" w14:paraId="00000362">
            <w:pPr>
              <w:spacing w:line="240" w:lineRule="auto"/>
              <w:ind w:right="113.62204724409423"/>
              <w:rPr>
                <w:sz w:val="20"/>
                <w:szCs w:val="20"/>
                <w:shd w:fill="b6d7a8" w:val="clear"/>
              </w:rPr>
            </w:pPr>
            <w:r w:rsidDel="00000000" w:rsidR="00000000" w:rsidRPr="00000000">
              <w:rPr>
                <w:sz w:val="20"/>
                <w:szCs w:val="20"/>
                <w:shd w:fill="b6d7a8" w:val="clear"/>
                <w:rtl w:val="0"/>
              </w:rPr>
              <w:t xml:space="preserve">-System successfully handed over to [name of DPI owner].</w:t>
            </w:r>
          </w:p>
          <w:p w:rsidR="00000000" w:rsidDel="00000000" w:rsidP="00000000" w:rsidRDefault="00000000" w:rsidRPr="00000000" w14:paraId="00000363">
            <w:pPr>
              <w:spacing w:line="240" w:lineRule="auto"/>
              <w:ind w:right="113.62204724409423"/>
              <w:rPr>
                <w:sz w:val="20"/>
                <w:szCs w:val="20"/>
                <w:shd w:fill="b6d7a8" w:val="clear"/>
              </w:rPr>
            </w:pPr>
            <w:r w:rsidDel="00000000" w:rsidR="00000000" w:rsidRPr="00000000">
              <w:rPr>
                <w:sz w:val="20"/>
                <w:szCs w:val="20"/>
                <w:shd w:fill="b6d7a8" w:val="clear"/>
                <w:rtl w:val="0"/>
              </w:rPr>
              <w:t xml:space="preserve">-Operational and business plan developed, detailing functional workflows, cost recovery models, and recommendations for scaling (e.g., issuance models, pricing, support roles).</w:t>
            </w:r>
          </w:p>
          <w:p w:rsidR="00000000" w:rsidDel="00000000" w:rsidP="00000000" w:rsidRDefault="00000000" w:rsidRPr="00000000" w14:paraId="00000364">
            <w:pPr>
              <w:spacing w:line="240" w:lineRule="auto"/>
              <w:ind w:right="113.62204724409423"/>
              <w:rPr>
                <w:sz w:val="20"/>
                <w:szCs w:val="20"/>
                <w:shd w:fill="a4c2f4" w:val="clear"/>
              </w:rPr>
            </w:pPr>
            <w:r w:rsidDel="00000000" w:rsidR="00000000" w:rsidRPr="00000000">
              <w:rPr>
                <w:sz w:val="20"/>
                <w:szCs w:val="20"/>
                <w:shd w:fill="a4c2f4" w:val="clear"/>
                <w:rtl w:val="0"/>
              </w:rPr>
              <w:t xml:space="preserve">-Alignment ensured with other funding mechanisms identified by the country, such as national budget allocations or loan operations with multilateral institutions.</w:t>
            </w:r>
          </w:p>
          <w:p w:rsidR="00000000" w:rsidDel="00000000" w:rsidP="00000000" w:rsidRDefault="00000000" w:rsidRPr="00000000" w14:paraId="00000365">
            <w:pPr>
              <w:spacing w:line="240" w:lineRule="auto"/>
              <w:ind w:right="113.62204724409423"/>
              <w:rPr>
                <w:sz w:val="20"/>
                <w:szCs w:val="20"/>
                <w:shd w:fill="b6d7a8" w:val="clear"/>
              </w:rPr>
            </w:pPr>
            <w:r w:rsidDel="00000000" w:rsidR="00000000" w:rsidRPr="00000000">
              <w:rPr>
                <w:sz w:val="20"/>
                <w:szCs w:val="20"/>
                <w:shd w:fill="b6d7a8" w:val="clear"/>
                <w:rtl w:val="0"/>
              </w:rPr>
              <w:t xml:space="preserve">-National Policy on User-Centric Credentialing submitted to [name of DPI owner]. </w:t>
            </w:r>
          </w:p>
        </w:tc>
        <w:tc>
          <w:tcPr>
            <w:tcBorders>
              <w:top w:color="d9d9d9"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366">
            <w:pPr>
              <w:spacing w:line="240" w:lineRule="auto"/>
              <w:ind w:right="192.6377952755911"/>
              <w:rPr>
                <w:sz w:val="20"/>
                <w:szCs w:val="20"/>
                <w:shd w:fill="b6d7a8" w:val="clear"/>
              </w:rPr>
            </w:pPr>
            <w:r w:rsidDel="00000000" w:rsidR="00000000" w:rsidRPr="00000000">
              <w:rPr>
                <w:sz w:val="20"/>
                <w:szCs w:val="20"/>
                <w:shd w:fill="b6d7a8" w:val="clear"/>
                <w:rtl w:val="0"/>
              </w:rPr>
              <w:t xml:space="preserve">- Co-develop the operational and business plan in close coordination with [name of DPI owner], including scenario-based recommendations for cost recovery (e.g., per credential, annual budgets, potential public-private partnerships) and internal workflows and stakeholder roles required for scale.</w:t>
            </w:r>
          </w:p>
          <w:p w:rsidR="00000000" w:rsidDel="00000000" w:rsidP="00000000" w:rsidRDefault="00000000" w:rsidRPr="00000000" w14:paraId="00000367">
            <w:pPr>
              <w:spacing w:line="240" w:lineRule="auto"/>
              <w:ind w:right="192.6377952755911"/>
              <w:rPr>
                <w:sz w:val="20"/>
                <w:szCs w:val="20"/>
                <w:shd w:fill="b6d7a8" w:val="clear"/>
              </w:rPr>
            </w:pPr>
            <w:r w:rsidDel="00000000" w:rsidR="00000000" w:rsidRPr="00000000">
              <w:rPr>
                <w:sz w:val="20"/>
                <w:szCs w:val="20"/>
                <w:shd w:fill="b6d7a8" w:val="clear"/>
                <w:rtl w:val="0"/>
              </w:rPr>
              <w:t xml:space="preserve">-Align sustainability plan with national budgets and/or multilateral loan operations (e.g., IDB, World Bank, if relevant) identified by the country.</w:t>
            </w:r>
          </w:p>
          <w:p w:rsidR="00000000" w:rsidDel="00000000" w:rsidP="00000000" w:rsidRDefault="00000000" w:rsidRPr="00000000" w14:paraId="00000368">
            <w:pPr>
              <w:spacing w:line="240" w:lineRule="auto"/>
              <w:ind w:right="192.6377952755911"/>
              <w:rPr>
                <w:sz w:val="20"/>
                <w:szCs w:val="20"/>
                <w:shd w:fill="b6d7a8" w:val="clear"/>
              </w:rPr>
            </w:pPr>
            <w:r w:rsidDel="00000000" w:rsidR="00000000" w:rsidRPr="00000000">
              <w:rPr>
                <w:sz w:val="20"/>
                <w:szCs w:val="20"/>
                <w:shd w:fill="b6d7a8" w:val="clear"/>
                <w:rtl w:val="0"/>
              </w:rPr>
              <w:t xml:space="preserve">-Support the creation of a National Policy on User-Centric Credentialing (templates will be provided by CDPI).</w:t>
            </w:r>
          </w:p>
          <w:p w:rsidR="00000000" w:rsidDel="00000000" w:rsidP="00000000" w:rsidRDefault="00000000" w:rsidRPr="00000000" w14:paraId="00000369">
            <w:pPr>
              <w:spacing w:line="240" w:lineRule="auto"/>
              <w:ind w:right="192.6377952755911"/>
              <w:rPr>
                <w:sz w:val="20"/>
                <w:szCs w:val="20"/>
                <w:shd w:fill="b6d7a8" w:val="clear"/>
              </w:rPr>
            </w:pPr>
            <w:r w:rsidDel="00000000" w:rsidR="00000000" w:rsidRPr="00000000">
              <w:rPr>
                <w:sz w:val="20"/>
                <w:szCs w:val="20"/>
                <w:shd w:fill="b6d7a8" w:val="clear"/>
                <w:rtl w:val="0"/>
              </w:rPr>
              <w:t xml:space="preserve">- Design and deliver tailored training sessions (L1–L3 support).</w:t>
            </w:r>
          </w:p>
          <w:p w:rsidR="00000000" w:rsidDel="00000000" w:rsidP="00000000" w:rsidRDefault="00000000" w:rsidRPr="00000000" w14:paraId="0000036A">
            <w:pPr>
              <w:spacing w:line="240" w:lineRule="auto"/>
              <w:ind w:right="192.6377952755911"/>
              <w:rPr>
                <w:sz w:val="20"/>
                <w:szCs w:val="20"/>
                <w:shd w:fill="b6d7a8" w:val="clear"/>
              </w:rPr>
            </w:pPr>
            <w:r w:rsidDel="00000000" w:rsidR="00000000" w:rsidRPr="00000000">
              <w:rPr>
                <w:sz w:val="20"/>
                <w:szCs w:val="20"/>
                <w:shd w:fill="b6d7a8" w:val="clear"/>
                <w:rtl w:val="0"/>
              </w:rPr>
              <w:t xml:space="preserve">- Finalize and transfer all SOPs.</w:t>
            </w:r>
          </w:p>
          <w:p w:rsidR="00000000" w:rsidDel="00000000" w:rsidP="00000000" w:rsidRDefault="00000000" w:rsidRPr="00000000" w14:paraId="0000036B">
            <w:pPr>
              <w:spacing w:line="240" w:lineRule="auto"/>
              <w:ind w:right="192.6377952755911"/>
              <w:rPr>
                <w:sz w:val="20"/>
                <w:szCs w:val="20"/>
                <w:shd w:fill="b6d7a8" w:val="clear"/>
              </w:rPr>
            </w:pPr>
            <w:r w:rsidDel="00000000" w:rsidR="00000000" w:rsidRPr="00000000">
              <w:rPr>
                <w:sz w:val="20"/>
                <w:szCs w:val="20"/>
                <w:shd w:fill="b6d7a8" w:val="clear"/>
                <w:rtl w:val="0"/>
              </w:rPr>
              <w:t xml:space="preserve">- Execute a structured transition plan.</w:t>
            </w:r>
          </w:p>
        </w:tc>
      </w:tr>
    </w:tbl>
    <w:p w:rsidR="00000000" w:rsidDel="00000000" w:rsidP="00000000" w:rsidRDefault="00000000" w:rsidRPr="00000000" w14:paraId="0000036C">
      <w:pPr>
        <w:ind w:right="585.4724409448835"/>
        <w:rPr/>
      </w:pPr>
      <w:r w:rsidDel="00000000" w:rsidR="00000000" w:rsidRPr="00000000">
        <w:rPr>
          <w:rtl w:val="0"/>
        </w:rPr>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rtl w:val="0"/>
        </w:rPr>
      </w:r>
    </w:p>
    <w:p w:rsidR="00000000" w:rsidDel="00000000" w:rsidP="00000000" w:rsidRDefault="00000000" w:rsidRPr="00000000" w14:paraId="0000036F">
      <w:pPr>
        <w:pStyle w:val="Heading3"/>
        <w:spacing w:before="200" w:lineRule="auto"/>
        <w:ind w:left="0" w:firstLine="0"/>
        <w:rPr>
          <w:color w:val="6564db"/>
          <w:sz w:val="28"/>
          <w:szCs w:val="28"/>
        </w:rPr>
      </w:pPr>
      <w:bookmarkStart w:colFirst="0" w:colLast="0" w:name="_8q1r2xw5mu6m" w:id="30"/>
      <w:bookmarkEnd w:id="30"/>
      <w:r w:rsidDel="00000000" w:rsidR="00000000" w:rsidRPr="00000000">
        <w:rPr>
          <w:rtl w:val="0"/>
        </w:rPr>
      </w:r>
    </w:p>
    <w:p w:rsidR="00000000" w:rsidDel="00000000" w:rsidP="00000000" w:rsidRDefault="00000000" w:rsidRPr="00000000" w14:paraId="00000370">
      <w:pPr>
        <w:ind w:right="585.4724409448835"/>
        <w:rPr>
          <w:b w:val="1"/>
          <w:bCs w:val="1"/>
        </w:rPr>
      </w:pPr>
      <w:r w:rsidDel="00000000" w:rsidR="00000000" w:rsidRPr="00000000">
        <w:rPr>
          <w:rtl w:val="0"/>
        </w:rPr>
      </w:r>
    </w:p>
    <w:p w:rsidR="00000000" w:rsidDel="00000000" w:rsidP="00000000" w:rsidRDefault="00000000" w:rsidRPr="00000000" w14:paraId="00000371">
      <w:pPr>
        <w:rPr/>
        <w:sectPr>
          <w:type w:val="nextPage"/>
          <w:pgSz w:h="12240" w:w="15840"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372">
      <w:pPr>
        <w:pStyle w:val="Heading2"/>
        <w:ind w:left="0" w:firstLine="0"/>
        <w:rPr/>
      </w:pPr>
      <w:bookmarkStart w:colFirst="0" w:colLast="0" w:name="_ou5kf2kisbv" w:id="31"/>
      <w:bookmarkEnd w:id="31"/>
      <w:r w:rsidDel="00000000" w:rsidR="00000000" w:rsidRPr="00000000">
        <w:rPr>
          <w:rtl w:val="0"/>
        </w:rPr>
        <w:t xml:space="preserve">9.2 </w:t>
      </w:r>
      <w:r w:rsidDel="00000000" w:rsidR="00000000" w:rsidRPr="00000000">
        <w:rPr>
          <w:rtl w:val="0"/>
        </w:rPr>
        <w:t xml:space="preserve">Technical Deliverable</w:t>
      </w:r>
      <w:r w:rsidDel="00000000" w:rsidR="00000000" w:rsidRPr="00000000">
        <w:rPr>
          <w:rtl w:val="0"/>
        </w:rPr>
        <w:t xml:space="preserve">s</w:t>
      </w:r>
    </w:p>
    <w:p w:rsidR="00000000" w:rsidDel="00000000" w:rsidP="00000000" w:rsidRDefault="00000000" w:rsidRPr="00000000" w14:paraId="00000373">
      <w:pPr>
        <w:spacing w:after="0" w:lineRule="auto"/>
        <w:rPr/>
      </w:pPr>
      <w:r w:rsidDel="00000000" w:rsidR="00000000" w:rsidRPr="00000000">
        <w:rPr>
          <w:rtl w:val="0"/>
        </w:rPr>
        <w:t xml:space="preserve">The success of the Country rollout will be defined by the following key criteria:</w:t>
      </w:r>
    </w:p>
    <w:p w:rsidR="00000000" w:rsidDel="00000000" w:rsidP="00000000" w:rsidRDefault="00000000" w:rsidRPr="00000000" w14:paraId="0000037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pPr>
      <w:r w:rsidDel="00000000" w:rsidR="00000000" w:rsidRPr="00000000">
        <w:rPr>
          <w:rtl w:val="0"/>
        </w:rPr>
        <w:t xml:space="preserve">Deployment and Integration:</w:t>
      </w:r>
    </w:p>
    <w:p w:rsidR="00000000" w:rsidDel="00000000" w:rsidP="00000000" w:rsidRDefault="00000000" w:rsidRPr="00000000" w14:paraId="00000375">
      <w:pPr>
        <w:numPr>
          <w:ilvl w:val="1"/>
          <w:numId w:val="46"/>
        </w:numPr>
        <w:spacing w:after="0" w:lineRule="auto"/>
        <w:ind w:left="992.1259842519685" w:hanging="360"/>
      </w:pPr>
      <w:r w:rsidDel="00000000" w:rsidR="00000000" w:rsidRPr="00000000">
        <w:rPr>
          <w:rtl w:val="0"/>
        </w:rPr>
        <w:t xml:space="preserve">Successful deployment of all the listed </w:t>
      </w:r>
      <w:hyperlink w:anchor="_xlmxk6mzzt2z">
        <w:r w:rsidDel="00000000" w:rsidR="00000000" w:rsidRPr="00000000">
          <w:rPr>
            <w:color w:val="1155cc"/>
            <w:u w:val="single"/>
            <w:rtl w:val="0"/>
          </w:rPr>
          <w:t xml:space="preserve">Components</w:t>
        </w:r>
      </w:hyperlink>
      <w:r w:rsidDel="00000000" w:rsidR="00000000" w:rsidRPr="00000000">
        <w:rPr>
          <w:rtl w:val="0"/>
        </w:rPr>
        <w:t xml:space="preserve"> section of this scope document</w:t>
      </w:r>
      <w:r w:rsidDel="00000000" w:rsidR="00000000" w:rsidRPr="00000000">
        <w:rPr>
          <w:rtl w:val="0"/>
        </w:rPr>
        <w:t xml:space="preserve">.</w:t>
      </w:r>
    </w:p>
    <w:p w:rsidR="00000000" w:rsidDel="00000000" w:rsidP="00000000" w:rsidRDefault="00000000" w:rsidRPr="00000000" w14:paraId="00000376">
      <w:pPr>
        <w:numPr>
          <w:ilvl w:val="1"/>
          <w:numId w:val="46"/>
        </w:numPr>
        <w:spacing w:after="0" w:lineRule="auto"/>
        <w:ind w:left="992.1259842519685" w:hanging="360"/>
      </w:pPr>
      <w:r w:rsidDel="00000000" w:rsidR="00000000" w:rsidRPr="00000000">
        <w:rPr>
          <w:rtl w:val="0"/>
        </w:rPr>
        <w:t xml:space="preserve">Seamless integration of credentials verification modules in </w:t>
      </w:r>
      <w:r w:rsidDel="00000000" w:rsidR="00000000" w:rsidRPr="00000000">
        <w:rPr>
          <w:rtl w:val="0"/>
        </w:rPr>
        <w:t xml:space="preserve">accepting entity applications/</w:t>
      </w:r>
      <w:r w:rsidDel="00000000" w:rsidR="00000000" w:rsidRPr="00000000">
        <w:rPr>
          <w:rtl w:val="0"/>
        </w:rPr>
        <w:t xml:space="preserve">workflows listed in </w:t>
      </w:r>
      <w:hyperlink w:anchor="_xlmxk6mzzt2z">
        <w:r w:rsidDel="00000000" w:rsidR="00000000" w:rsidRPr="00000000">
          <w:rPr>
            <w:color w:val="1155cc"/>
            <w:u w:val="single"/>
            <w:rtl w:val="0"/>
          </w:rPr>
          <w:t xml:space="preserve">Components</w:t>
        </w:r>
      </w:hyperlink>
      <w:r w:rsidDel="00000000" w:rsidR="00000000" w:rsidRPr="00000000">
        <w:rPr>
          <w:rtl w:val="0"/>
        </w:rPr>
        <w:t xml:space="preserve"> section of this scope document</w:t>
      </w:r>
      <w:r w:rsidDel="00000000" w:rsidR="00000000" w:rsidRPr="00000000">
        <w:rPr>
          <w:rtl w:val="0"/>
        </w:rPr>
        <w:t xml:space="preserve">.</w:t>
      </w:r>
    </w:p>
    <w:p w:rsidR="00000000" w:rsidDel="00000000" w:rsidP="00000000" w:rsidRDefault="00000000" w:rsidRPr="00000000" w14:paraId="00000377">
      <w:pPr>
        <w:numPr>
          <w:ilvl w:val="0"/>
          <w:numId w:val="46"/>
        </w:numPr>
        <w:spacing w:after="0" w:lineRule="auto"/>
        <w:ind w:left="425.19685039370086" w:hanging="360"/>
      </w:pPr>
      <w:r w:rsidDel="00000000" w:rsidR="00000000" w:rsidRPr="00000000">
        <w:rPr>
          <w:rtl w:val="0"/>
        </w:rPr>
        <w:t xml:space="preserve">Functionality and Performance:</w:t>
      </w:r>
    </w:p>
    <w:p w:rsidR="00000000" w:rsidDel="00000000" w:rsidP="00000000" w:rsidRDefault="00000000" w:rsidRPr="00000000" w14:paraId="00000378">
      <w:pPr>
        <w:numPr>
          <w:ilvl w:val="1"/>
          <w:numId w:val="46"/>
        </w:numPr>
        <w:spacing w:after="0" w:lineRule="auto"/>
        <w:ind w:left="992.1259842519685" w:hanging="360"/>
      </w:pPr>
      <w:r w:rsidDel="00000000" w:rsidR="00000000" w:rsidRPr="00000000">
        <w:rPr>
          <w:rtl w:val="0"/>
        </w:rPr>
        <w:t xml:space="preserve">Efficient upload and processing of individuals' attested data for credential generation/issuance.</w:t>
      </w:r>
    </w:p>
    <w:p w:rsidR="00000000" w:rsidDel="00000000" w:rsidP="00000000" w:rsidRDefault="00000000" w:rsidRPr="00000000" w14:paraId="00000379">
      <w:pPr>
        <w:numPr>
          <w:ilvl w:val="1"/>
          <w:numId w:val="46"/>
        </w:numPr>
        <w:spacing w:after="0" w:lineRule="auto"/>
        <w:ind w:left="992.1259842519685" w:hanging="360"/>
      </w:pPr>
      <w:r w:rsidDel="00000000" w:rsidR="00000000" w:rsidRPr="00000000">
        <w:rPr>
          <w:rtl w:val="0"/>
        </w:rPr>
        <w:t xml:space="preserve">Accurate generation and delivery of credentials, ensuring individuals receive their printable credentials (.pdf) and machine readable formats (.json) via the channels listed in </w:t>
      </w:r>
      <w:hyperlink w:anchor="_xlmxk6mzzt2z">
        <w:r w:rsidDel="00000000" w:rsidR="00000000" w:rsidRPr="00000000">
          <w:rPr>
            <w:color w:val="1155cc"/>
            <w:u w:val="single"/>
            <w:rtl w:val="0"/>
          </w:rPr>
          <w:t xml:space="preserve">Components</w:t>
        </w:r>
      </w:hyperlink>
      <w:r w:rsidDel="00000000" w:rsidR="00000000" w:rsidRPr="00000000">
        <w:rPr>
          <w:rtl w:val="0"/>
        </w:rPr>
        <w:t xml:space="preserve"> </w:t>
      </w:r>
      <w:r w:rsidDel="00000000" w:rsidR="00000000" w:rsidRPr="00000000">
        <w:rPr>
          <w:rtl w:val="0"/>
        </w:rPr>
        <w:t xml:space="preserve">section. </w:t>
      </w:r>
    </w:p>
    <w:p w:rsidR="00000000" w:rsidDel="00000000" w:rsidP="00000000" w:rsidRDefault="00000000" w:rsidRPr="00000000" w14:paraId="0000037A">
      <w:pPr>
        <w:numPr>
          <w:ilvl w:val="1"/>
          <w:numId w:val="46"/>
        </w:numPr>
        <w:spacing w:after="0" w:lineRule="auto"/>
        <w:ind w:left="992.1259842519685" w:hanging="360"/>
      </w:pPr>
      <w:r w:rsidDel="00000000" w:rsidR="00000000" w:rsidRPr="00000000">
        <w:rPr>
          <w:rtl w:val="0"/>
        </w:rPr>
        <w:t xml:space="preserve">Reliable integration and operation across all components of the country’s specific solution stack.</w:t>
      </w:r>
    </w:p>
    <w:p w:rsidR="00000000" w:rsidDel="00000000" w:rsidP="00000000" w:rsidRDefault="00000000" w:rsidRPr="00000000" w14:paraId="0000037B">
      <w:pPr>
        <w:numPr>
          <w:ilvl w:val="1"/>
          <w:numId w:val="46"/>
        </w:numPr>
        <w:spacing w:after="0" w:lineRule="auto"/>
        <w:ind w:left="992.1259842519685" w:hanging="360"/>
      </w:pPr>
      <w:r w:rsidDel="00000000" w:rsidR="00000000" w:rsidRPr="00000000">
        <w:rPr>
          <w:rtl w:val="0"/>
        </w:rPr>
        <w:t xml:space="preserve">Successful email notifications and OTP deliveries across all agreed workflows and interactions.</w:t>
      </w:r>
    </w:p>
    <w:p w:rsidR="00000000" w:rsidDel="00000000" w:rsidP="00000000" w:rsidRDefault="00000000" w:rsidRPr="00000000" w14:paraId="0000037C">
      <w:pPr>
        <w:numPr>
          <w:ilvl w:val="0"/>
          <w:numId w:val="46"/>
        </w:numPr>
        <w:spacing w:after="0" w:lineRule="auto"/>
        <w:ind w:left="425.19685039370086" w:hanging="360"/>
      </w:pPr>
      <w:r w:rsidDel="00000000" w:rsidR="00000000" w:rsidRPr="00000000">
        <w:rPr>
          <w:rtl w:val="0"/>
        </w:rPr>
        <w:t xml:space="preserve">User Experience:</w:t>
      </w:r>
    </w:p>
    <w:p w:rsidR="00000000" w:rsidDel="00000000" w:rsidP="00000000" w:rsidRDefault="00000000" w:rsidRPr="00000000" w14:paraId="0000037D">
      <w:pPr>
        <w:numPr>
          <w:ilvl w:val="1"/>
          <w:numId w:val="46"/>
        </w:numPr>
        <w:spacing w:after="0" w:lineRule="auto"/>
        <w:ind w:left="992.1259842519685" w:hanging="360"/>
      </w:pPr>
      <w:r w:rsidDel="00000000" w:rsidR="00000000" w:rsidRPr="00000000">
        <w:rPr>
          <w:rtl w:val="0"/>
        </w:rPr>
        <w:t xml:space="preserve">User-friendly admin portal allowing Administrators at Issuer end to easily upload data, generate credentials, and send emails.</w:t>
      </w:r>
    </w:p>
    <w:p w:rsidR="00000000" w:rsidDel="00000000" w:rsidP="00000000" w:rsidRDefault="00000000" w:rsidRPr="00000000" w14:paraId="0000037E">
      <w:pPr>
        <w:numPr>
          <w:ilvl w:val="1"/>
          <w:numId w:val="46"/>
        </w:numPr>
        <w:spacing w:after="0" w:lineRule="auto"/>
        <w:ind w:left="992.1259842519685" w:hanging="360"/>
      </w:pPr>
      <w:r w:rsidDel="00000000" w:rsidR="00000000" w:rsidRPr="00000000">
        <w:rPr>
          <w:rtl w:val="0"/>
        </w:rPr>
        <w:t xml:space="preserve">Smooth individual login experience using registered email IDs and OTPs.</w:t>
      </w:r>
    </w:p>
    <w:p w:rsidR="00000000" w:rsidDel="00000000" w:rsidP="00000000" w:rsidRDefault="00000000" w:rsidRPr="00000000" w14:paraId="0000037F">
      <w:pPr>
        <w:numPr>
          <w:ilvl w:val="1"/>
          <w:numId w:val="46"/>
        </w:numPr>
        <w:spacing w:after="0" w:lineRule="auto"/>
        <w:ind w:left="992.1259842519685" w:hanging="360"/>
      </w:pPr>
      <w:r w:rsidDel="00000000" w:rsidR="00000000" w:rsidRPr="00000000">
        <w:rPr>
          <w:rtl w:val="0"/>
        </w:rPr>
        <w:t xml:space="preserve">Verified Administrator and Administrator Credentials marked accurately </w:t>
      </w:r>
    </w:p>
    <w:p w:rsidR="00000000" w:rsidDel="00000000" w:rsidP="00000000" w:rsidRDefault="00000000" w:rsidRPr="00000000" w14:paraId="00000380">
      <w:pPr>
        <w:numPr>
          <w:ilvl w:val="1"/>
          <w:numId w:val="46"/>
        </w:numPr>
        <w:spacing w:after="0" w:lineRule="auto"/>
        <w:ind w:left="992.1259842519685" w:hanging="360"/>
      </w:pPr>
      <w:r w:rsidDel="00000000" w:rsidR="00000000" w:rsidRPr="00000000">
        <w:rPr>
          <w:rtl w:val="0"/>
        </w:rPr>
        <w:t xml:space="preserve">Customization with Issuer requirements for UI/UX, including language, theme, templates, logos, and colours.</w:t>
      </w:r>
    </w:p>
    <w:p w:rsidR="00000000" w:rsidDel="00000000" w:rsidP="00000000" w:rsidRDefault="00000000" w:rsidRPr="00000000" w14:paraId="00000381">
      <w:pPr>
        <w:numPr>
          <w:ilvl w:val="1"/>
          <w:numId w:val="46"/>
        </w:numPr>
        <w:spacing w:after="0" w:lineRule="auto"/>
        <w:ind w:left="992.1259842519685" w:hanging="360"/>
      </w:pPr>
      <w:r w:rsidDel="00000000" w:rsidR="00000000" w:rsidRPr="00000000">
        <w:rPr>
          <w:rtl w:val="0"/>
        </w:rPr>
        <w:t xml:space="preserve">Hosting and accessibility of issuers' well-known configurations and schemas to enable trust infrastructure for issuance, acceptance and store ecosystem to leverage.</w:t>
      </w:r>
    </w:p>
    <w:p w:rsidR="00000000" w:rsidDel="00000000" w:rsidP="00000000" w:rsidRDefault="00000000" w:rsidRPr="00000000" w14:paraId="00000382">
      <w:pPr>
        <w:numPr>
          <w:ilvl w:val="0"/>
          <w:numId w:val="46"/>
        </w:numPr>
        <w:spacing w:after="0" w:lineRule="auto"/>
        <w:ind w:left="425.19685039370086" w:hanging="360"/>
      </w:pPr>
      <w:r w:rsidDel="00000000" w:rsidR="00000000" w:rsidRPr="00000000">
        <w:rPr>
          <w:rtl w:val="0"/>
        </w:rPr>
        <w:t xml:space="preserve">Credential Types and Storage:</w:t>
      </w:r>
    </w:p>
    <w:p w:rsidR="00000000" w:rsidDel="00000000" w:rsidP="00000000" w:rsidRDefault="00000000" w:rsidRPr="00000000" w14:paraId="00000383">
      <w:pPr>
        <w:numPr>
          <w:ilvl w:val="1"/>
          <w:numId w:val="46"/>
        </w:numPr>
        <w:spacing w:after="0" w:lineRule="auto"/>
        <w:ind w:left="992.1259842519685" w:hanging="360"/>
      </w:pPr>
      <w:r w:rsidDel="00000000" w:rsidR="00000000" w:rsidRPr="00000000">
        <w:rPr>
          <w:rtl w:val="0"/>
        </w:rPr>
        <w:t xml:space="preserve">Support for specific credential types such as Degree Certificates from Administrator and Transcripts from Issuer and the third additional use-cases as required.</w:t>
      </w:r>
    </w:p>
    <w:p w:rsidR="00000000" w:rsidDel="00000000" w:rsidP="00000000" w:rsidRDefault="00000000" w:rsidRPr="00000000" w14:paraId="00000384">
      <w:pPr>
        <w:numPr>
          <w:ilvl w:val="1"/>
          <w:numId w:val="46"/>
        </w:numPr>
        <w:spacing w:after="0" w:lineRule="auto"/>
        <w:ind w:left="992.1259842519685" w:hanging="360"/>
      </w:pPr>
      <w:r w:rsidDel="00000000" w:rsidR="00000000" w:rsidRPr="00000000">
        <w:rPr>
          <w:rtl w:val="0"/>
        </w:rPr>
        <w:t xml:space="preserve">Secure cloud storage (e.g., S3, Blob) for VC machine readable files.</w:t>
      </w:r>
    </w:p>
    <w:p w:rsidR="00000000" w:rsidDel="00000000" w:rsidP="00000000" w:rsidRDefault="00000000" w:rsidRPr="00000000" w14:paraId="00000385">
      <w:pPr>
        <w:numPr>
          <w:ilvl w:val="0"/>
          <w:numId w:val="46"/>
        </w:numPr>
        <w:spacing w:after="0" w:lineRule="auto"/>
        <w:ind w:left="425.19685039370086" w:hanging="360"/>
      </w:pPr>
      <w:r w:rsidDel="00000000" w:rsidR="00000000" w:rsidRPr="00000000">
        <w:rPr>
          <w:rtl w:val="0"/>
        </w:rPr>
        <w:t xml:space="preserve">L1, L2 and L3 Operational Support</w:t>
      </w:r>
      <w:r w:rsidDel="00000000" w:rsidR="00000000" w:rsidRPr="00000000">
        <w:rPr>
          <w:rtl w:val="0"/>
        </w:rPr>
        <w:t xml:space="preserve"> as stated in the requirements section</w:t>
      </w:r>
    </w:p>
    <w:p w:rsidR="00000000" w:rsidDel="00000000" w:rsidP="00000000" w:rsidRDefault="00000000" w:rsidRPr="00000000" w14:paraId="00000386">
      <w:pPr>
        <w:numPr>
          <w:ilvl w:val="0"/>
          <w:numId w:val="46"/>
        </w:numPr>
        <w:spacing w:after="0" w:lineRule="auto"/>
        <w:ind w:left="425.19685039370086" w:hanging="360"/>
      </w:pPr>
      <w:r w:rsidDel="00000000" w:rsidR="00000000" w:rsidRPr="00000000">
        <w:rPr>
          <w:rtl w:val="0"/>
        </w:rPr>
        <w:t xml:space="preserve">Stakeholder Satisfaction:</w:t>
      </w:r>
    </w:p>
    <w:p w:rsidR="00000000" w:rsidDel="00000000" w:rsidP="00000000" w:rsidRDefault="00000000" w:rsidRPr="00000000" w14:paraId="00000387">
      <w:pPr>
        <w:numPr>
          <w:ilvl w:val="1"/>
          <w:numId w:val="46"/>
        </w:numPr>
        <w:spacing w:after="0" w:lineRule="auto"/>
        <w:ind w:left="992.1259842519685" w:hanging="360"/>
      </w:pPr>
      <w:r w:rsidDel="00000000" w:rsidR="00000000" w:rsidRPr="00000000">
        <w:rPr>
          <w:rtl w:val="0"/>
        </w:rPr>
        <w:t xml:space="preserve">Positive feedback from all stakeholders, including individuals, administrators, and employers.</w:t>
      </w:r>
    </w:p>
    <w:p w:rsidR="00000000" w:rsidDel="00000000" w:rsidP="00000000" w:rsidRDefault="00000000" w:rsidRPr="00000000" w14:paraId="00000388">
      <w:pPr>
        <w:numPr>
          <w:ilvl w:val="1"/>
          <w:numId w:val="46"/>
        </w:numPr>
        <w:spacing w:after="0" w:lineRule="auto"/>
        <w:ind w:left="992.1259842519685" w:hanging="360"/>
      </w:pPr>
      <w:r w:rsidDel="00000000" w:rsidR="00000000" w:rsidRPr="00000000">
        <w:rPr>
          <w:rtl w:val="0"/>
        </w:rPr>
        <w:t xml:space="preserve">Effective support and communication between SP, ISVs, Issuers, Accepting Entities, DPI Owner and DPG Owner throughout the rollout phase.</w:t>
      </w:r>
    </w:p>
    <w:p w:rsidR="00000000" w:rsidDel="00000000" w:rsidP="00000000" w:rsidRDefault="00000000" w:rsidRPr="00000000" w14:paraId="00000389">
      <w:pPr>
        <w:numPr>
          <w:ilvl w:val="1"/>
          <w:numId w:val="46"/>
        </w:numPr>
        <w:spacing w:after="0" w:lineRule="auto"/>
        <w:ind w:left="992.1259842519685" w:hanging="360"/>
        <w:rPr>
          <w:u w:val="none"/>
        </w:rPr>
      </w:pPr>
      <w:r w:rsidDel="00000000" w:rsidR="00000000" w:rsidRPr="00000000">
        <w:rPr>
          <w:rtl w:val="0"/>
        </w:rPr>
        <w:t xml:space="preserve">Effective handover to the country teams from the date requested by the country. </w:t>
      </w:r>
    </w:p>
    <w:p w:rsidR="00000000" w:rsidDel="00000000" w:rsidP="00000000" w:rsidRDefault="00000000" w:rsidRPr="00000000" w14:paraId="0000038A">
      <w:pPr>
        <w:numPr>
          <w:ilvl w:val="0"/>
          <w:numId w:val="46"/>
        </w:numPr>
        <w:spacing w:after="0" w:lineRule="auto"/>
        <w:ind w:left="425.19685039370086" w:hanging="360"/>
      </w:pPr>
      <w:r w:rsidDel="00000000" w:rsidR="00000000" w:rsidRPr="00000000">
        <w:rPr>
          <w:rtl w:val="0"/>
        </w:rPr>
        <w:t xml:space="preserve">Continuous Improvement: Regularly update and enhance the platform based on user feedback and technological advancements. Document these approvals in a log book shared with the DaaS convenors post completion of the rollout. </w:t>
      </w:r>
    </w:p>
    <w:p w:rsidR="00000000" w:rsidDel="00000000" w:rsidP="00000000" w:rsidRDefault="00000000" w:rsidRPr="00000000" w14:paraId="0000038B">
      <w:pPr>
        <w:numPr>
          <w:ilvl w:val="0"/>
          <w:numId w:val="46"/>
        </w:numPr>
        <w:spacing w:after="0" w:lineRule="auto"/>
        <w:ind w:left="425.19685039370086" w:hanging="360"/>
      </w:pPr>
      <w:r w:rsidDel="00000000" w:rsidR="00000000" w:rsidRPr="00000000">
        <w:rPr>
          <w:rtl w:val="0"/>
        </w:rPr>
        <w:t xml:space="preserve">Training and Transition Support: SP should provide ongoing training and support to ensure the smooth adoption and transition  of the systems/services to all stakeholders identified by Issuer from the date requested.</w:t>
      </w:r>
    </w:p>
    <w:p w:rsidR="00000000" w:rsidDel="00000000" w:rsidP="00000000" w:rsidRDefault="00000000" w:rsidRPr="00000000" w14:paraId="0000038C">
      <w:pPr>
        <w:numPr>
          <w:ilvl w:val="0"/>
          <w:numId w:val="46"/>
        </w:numPr>
        <w:spacing w:after="0" w:lineRule="auto"/>
        <w:ind w:left="425.19685039370086" w:hanging="360"/>
      </w:pPr>
      <w:r w:rsidDel="00000000" w:rsidR="00000000" w:rsidRPr="00000000">
        <w:rPr>
          <w:rtl w:val="0"/>
        </w:rPr>
        <w:t xml:space="preserve">Data Portability: SP should demonstrate the option to export the data from the pilot SaaS offering setup and import it to another Hosted instance of the latest version of the open source stack seamlessly. </w:t>
      </w:r>
      <w:r w:rsidDel="00000000" w:rsidR="00000000" w:rsidRPr="00000000">
        <w:rPr>
          <w:shd w:fill="b6d7a8" w:val="clear"/>
          <w:rtl w:val="0"/>
        </w:rPr>
        <w:t xml:space="preserve">SP must provide documented export procedures, standardized data formats (JSON-LD, CSV), database migration scripts, and validation tools ensuring zero data loss during cross-platform migration.</w:t>
      </w:r>
    </w:p>
    <w:p w:rsidR="00000000" w:rsidDel="00000000" w:rsidP="00000000" w:rsidRDefault="00000000" w:rsidRPr="00000000" w14:paraId="0000038D">
      <w:pPr>
        <w:spacing w:after="0" w:lineRule="auto"/>
        <w:rPr/>
      </w:pPr>
      <w:r w:rsidDel="00000000" w:rsidR="00000000" w:rsidRPr="00000000">
        <w:rPr>
          <w:rtl w:val="0"/>
        </w:rPr>
      </w:r>
    </w:p>
    <w:p w:rsidR="00000000" w:rsidDel="00000000" w:rsidP="00000000" w:rsidRDefault="00000000" w:rsidRPr="00000000" w14:paraId="0000038E">
      <w:pPr>
        <w:pStyle w:val="Heading2"/>
        <w:ind w:left="0" w:firstLine="0"/>
        <w:rPr/>
      </w:pPr>
      <w:bookmarkStart w:colFirst="0" w:colLast="0" w:name="_4h4f7vixmu7v" w:id="32"/>
      <w:bookmarkEnd w:id="32"/>
      <w:r w:rsidDel="00000000" w:rsidR="00000000" w:rsidRPr="00000000">
        <w:rPr>
          <w:rtl w:val="0"/>
        </w:rPr>
        <w:t xml:space="preserve">9.3 </w:t>
      </w:r>
      <w:r w:rsidDel="00000000" w:rsidR="00000000" w:rsidRPr="00000000">
        <w:rPr>
          <w:rtl w:val="0"/>
        </w:rPr>
        <w:t xml:space="preserve">Schedule of Deliverables and Payments </w:t>
      </w:r>
    </w:p>
    <w:tbl>
      <w:tblPr>
        <w:tblStyle w:val="Table11"/>
        <w:tblW w:w="103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65"/>
        <w:gridCol w:w="2775"/>
        <w:gridCol w:w="3045"/>
        <w:gridCol w:w="1695"/>
        <w:tblGridChange w:id="0">
          <w:tblGrid>
            <w:gridCol w:w="870"/>
            <w:gridCol w:w="1965"/>
            <w:gridCol w:w="2775"/>
            <w:gridCol w:w="3045"/>
            <w:gridCol w:w="169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Phase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Key deliverables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Payment Percent (of total amount)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Programmatic</w:t>
            </w:r>
            <w:commentRangeStart w:id="26"/>
            <w:commentRangeStart w:id="2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t xml:space="preserve">Technical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line="240" w:lineRule="auto"/>
              <w:rPr>
                <w:sz w:val="20"/>
                <w:szCs w:val="20"/>
              </w:rPr>
            </w:pPr>
            <w:r w:rsidDel="00000000" w:rsidR="00000000" w:rsidRPr="00000000">
              <w:rPr>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line="240" w:lineRule="auto"/>
              <w:rPr>
                <w:sz w:val="20"/>
                <w:szCs w:val="20"/>
              </w:rPr>
            </w:pPr>
            <w:r w:rsidDel="00000000" w:rsidR="00000000" w:rsidRPr="00000000">
              <w:rPr>
                <w:sz w:val="20"/>
                <w:szCs w:val="20"/>
                <w:rtl w:val="0"/>
              </w:rPr>
              <w:t xml:space="preserve">Planning/Design</w:t>
            </w:r>
          </w:p>
          <w:p w:rsidR="00000000" w:rsidDel="00000000" w:rsidP="00000000" w:rsidRDefault="00000000" w:rsidRPr="00000000" w14:paraId="0000039B">
            <w:pPr>
              <w:spacing w:after="0" w:line="240" w:lineRule="auto"/>
              <w:rPr>
                <w:sz w:val="20"/>
                <w:szCs w:val="20"/>
              </w:rPr>
            </w:pPr>
            <w:r w:rsidDel="00000000" w:rsidR="00000000" w:rsidRPr="00000000">
              <w:rPr>
                <w:sz w:val="20"/>
                <w:szCs w:val="20"/>
                <w:rtl w:val="0"/>
              </w:rPr>
              <w:t xml:space="preserve">(2 weeks) (wk1-2)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ind w:right="118.81889763779554"/>
              <w:rPr/>
            </w:pPr>
            <w:r w:rsidDel="00000000" w:rsidR="00000000" w:rsidRPr="00000000">
              <w:rPr>
                <w:sz w:val="20"/>
                <w:szCs w:val="20"/>
                <w:shd w:fill="b6d7a8" w:val="clear"/>
                <w:rtl w:val="0"/>
              </w:rPr>
              <w:t xml:space="preserve">Completed deployment of the DCS infrastructure which supports multi-format display(wallet, PDF, printed QR),  in [x use cases] and live issuance by [name of DPI owner], including credential issuance, storage, and verification modules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line="240" w:lineRule="auto"/>
              <w:jc w:val="left"/>
              <w:rPr>
                <w:sz w:val="20"/>
                <w:szCs w:val="20"/>
              </w:rPr>
            </w:pPr>
            <w:r w:rsidDel="00000000" w:rsidR="00000000" w:rsidRPr="00000000">
              <w:rPr>
                <w:sz w:val="20"/>
                <w:szCs w:val="20"/>
                <w:rtl w:val="0"/>
              </w:rPr>
              <w:t xml:space="preserve">a) Finalise the tech integration &amp; extension requirements</w:t>
            </w:r>
          </w:p>
          <w:p w:rsidR="00000000" w:rsidDel="00000000" w:rsidP="00000000" w:rsidRDefault="00000000" w:rsidRPr="00000000" w14:paraId="0000039E">
            <w:pPr>
              <w:spacing w:after="0" w:line="240" w:lineRule="auto"/>
              <w:jc w:val="left"/>
              <w:rPr>
                <w:sz w:val="20"/>
                <w:szCs w:val="20"/>
              </w:rPr>
            </w:pPr>
            <w:r w:rsidDel="00000000" w:rsidR="00000000" w:rsidRPr="00000000">
              <w:rPr>
                <w:sz w:val="20"/>
                <w:szCs w:val="20"/>
                <w:rtl w:val="0"/>
              </w:rPr>
              <w:t xml:space="preserve">b) Finalise the training requirements</w:t>
            </w:r>
          </w:p>
          <w:p w:rsidR="00000000" w:rsidDel="00000000" w:rsidP="00000000" w:rsidRDefault="00000000" w:rsidRPr="00000000" w14:paraId="0000039F">
            <w:pPr>
              <w:spacing w:after="0" w:line="240" w:lineRule="auto"/>
              <w:jc w:val="left"/>
              <w:rPr/>
            </w:pPr>
            <w:r w:rsidDel="00000000" w:rsidR="00000000" w:rsidRPr="00000000">
              <w:rPr>
                <w:sz w:val="20"/>
                <w:szCs w:val="20"/>
                <w:rtl w:val="0"/>
              </w:rPr>
              <w:t xml:space="preserve">c) Finalise the outreach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after="0" w:line="240" w:lineRule="auto"/>
              <w:jc w:val="cente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after="0" w:line="240" w:lineRule="auto"/>
              <w:rPr>
                <w:sz w:val="20"/>
                <w:szCs w:val="20"/>
              </w:rPr>
            </w:pPr>
            <w:r w:rsidDel="00000000" w:rsidR="00000000" w:rsidRPr="00000000">
              <w:rPr>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ind w:right="337.67716535433067"/>
              <w:jc w:val="left"/>
              <w:rPr>
                <w:sz w:val="20"/>
                <w:szCs w:val="20"/>
              </w:rPr>
            </w:pPr>
            <w:r w:rsidDel="00000000" w:rsidR="00000000" w:rsidRPr="00000000">
              <w:rPr>
                <w:sz w:val="20"/>
                <w:szCs w:val="20"/>
                <w:rtl w:val="0"/>
              </w:rPr>
              <w:t xml:space="preserve">DaaS Product Set-up &amp; </w:t>
            </w:r>
          </w:p>
          <w:p w:rsidR="00000000" w:rsidDel="00000000" w:rsidP="00000000" w:rsidRDefault="00000000" w:rsidRPr="00000000" w14:paraId="000003A3">
            <w:pPr>
              <w:spacing w:line="240" w:lineRule="auto"/>
              <w:ind w:right="337.67716535433067"/>
              <w:jc w:val="left"/>
              <w:rPr>
                <w:sz w:val="20"/>
                <w:szCs w:val="20"/>
              </w:rPr>
            </w:pPr>
            <w:r w:rsidDel="00000000" w:rsidR="00000000" w:rsidRPr="00000000">
              <w:rPr>
                <w:sz w:val="20"/>
                <w:szCs w:val="20"/>
                <w:rtl w:val="0"/>
              </w:rPr>
              <w:t xml:space="preserve">Pilot Program Go-Live</w:t>
            </w:r>
          </w:p>
          <w:p w:rsidR="00000000" w:rsidDel="00000000" w:rsidP="00000000" w:rsidRDefault="00000000" w:rsidRPr="00000000" w14:paraId="000003A4">
            <w:pPr>
              <w:spacing w:after="0" w:line="240" w:lineRule="auto"/>
              <w:ind w:right="337.67716535433067"/>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line="240" w:lineRule="auto"/>
              <w:ind w:right="118.81889763779554"/>
              <w:rPr>
                <w:sz w:val="20"/>
                <w:szCs w:val="20"/>
                <w:shd w:fill="b6d7a8" w:val="clear"/>
              </w:rPr>
            </w:pPr>
            <w:r w:rsidDel="00000000" w:rsidR="00000000" w:rsidRPr="00000000">
              <w:rPr>
                <w:sz w:val="20"/>
                <w:szCs w:val="20"/>
                <w:shd w:fill="b6d7a8" w:val="clear"/>
                <w:rtl w:val="0"/>
              </w:rPr>
              <w:t xml:space="preserve">Outreach strategy playbook completed, publicly launched, and attended by key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ind w:right="142.08661417322844"/>
              <w:jc w:val="left"/>
              <w:rPr>
                <w:sz w:val="20"/>
                <w:szCs w:val="20"/>
              </w:rPr>
            </w:pPr>
            <w:r w:rsidDel="00000000" w:rsidR="00000000" w:rsidRPr="00000000">
              <w:rPr>
                <w:sz w:val="20"/>
                <w:szCs w:val="20"/>
                <w:rtl w:val="0"/>
              </w:rPr>
              <w:t xml:space="preserve">a) Completion of installation, integration, configuration and extensions</w:t>
            </w:r>
          </w:p>
          <w:p w:rsidR="00000000" w:rsidDel="00000000" w:rsidP="00000000" w:rsidRDefault="00000000" w:rsidRPr="00000000" w14:paraId="000003A7">
            <w:pPr>
              <w:spacing w:line="240" w:lineRule="auto"/>
              <w:ind w:right="142.08661417322844"/>
              <w:jc w:val="left"/>
              <w:rPr>
                <w:sz w:val="20"/>
                <w:szCs w:val="20"/>
              </w:rPr>
            </w:pPr>
            <w:r w:rsidDel="00000000" w:rsidR="00000000" w:rsidRPr="00000000">
              <w:rPr>
                <w:sz w:val="20"/>
                <w:szCs w:val="20"/>
                <w:rtl w:val="0"/>
              </w:rPr>
              <w:t xml:space="preserve">b) Stakeholder demonstration (wk 6) - feedback and improvements</w:t>
            </w:r>
          </w:p>
          <w:p w:rsidR="00000000" w:rsidDel="00000000" w:rsidP="00000000" w:rsidRDefault="00000000" w:rsidRPr="00000000" w14:paraId="000003A8">
            <w:pPr>
              <w:spacing w:line="240" w:lineRule="auto"/>
              <w:ind w:right="142.08661417322844"/>
              <w:jc w:val="left"/>
              <w:rPr>
                <w:sz w:val="20"/>
                <w:szCs w:val="20"/>
              </w:rPr>
            </w:pPr>
            <w:r w:rsidDel="00000000" w:rsidR="00000000" w:rsidRPr="00000000">
              <w:rPr>
                <w:sz w:val="20"/>
                <w:szCs w:val="20"/>
                <w:rtl w:val="0"/>
              </w:rPr>
              <w:t xml:space="preserve">c) Execution as per the published training and outreach plan including workshops, hackathons etc. </w:t>
            </w:r>
          </w:p>
          <w:p w:rsidR="00000000" w:rsidDel="00000000" w:rsidP="00000000" w:rsidRDefault="00000000" w:rsidRPr="00000000" w14:paraId="000003A9">
            <w:pPr>
              <w:spacing w:line="240" w:lineRule="auto"/>
              <w:ind w:right="142.08661417322844"/>
              <w:jc w:val="left"/>
              <w:rPr>
                <w:sz w:val="20"/>
                <w:szCs w:val="20"/>
              </w:rPr>
            </w:pPr>
            <w:r w:rsidDel="00000000" w:rsidR="00000000" w:rsidRPr="00000000">
              <w:rPr>
                <w:sz w:val="20"/>
                <w:szCs w:val="20"/>
                <w:rtl w:val="0"/>
              </w:rPr>
              <w:t xml:space="preserve">d) Publish Project governance mechanism </w:t>
            </w:r>
          </w:p>
          <w:p w:rsidR="00000000" w:rsidDel="00000000" w:rsidP="00000000" w:rsidRDefault="00000000" w:rsidRPr="00000000" w14:paraId="000003AA">
            <w:pPr>
              <w:spacing w:line="240" w:lineRule="auto"/>
              <w:ind w:right="142.08661417322844"/>
              <w:jc w:val="left"/>
              <w:rPr>
                <w:sz w:val="20"/>
                <w:szCs w:val="20"/>
              </w:rPr>
            </w:pPr>
            <w:r w:rsidDel="00000000" w:rsidR="00000000" w:rsidRPr="00000000">
              <w:rPr>
                <w:sz w:val="20"/>
                <w:szCs w:val="20"/>
                <w:rtl w:val="0"/>
              </w:rPr>
              <w:t xml:space="preserve">e) Launch of the roll-out by key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after="0" w:line="240" w:lineRule="auto"/>
              <w:jc w:val="center"/>
              <w:rPr>
                <w:sz w:val="20"/>
                <w:szCs w:val="20"/>
              </w:rPr>
            </w:pPr>
            <w:r w:rsidDel="00000000" w:rsidR="00000000" w:rsidRPr="00000000">
              <w:rPr>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line="240" w:lineRule="auto"/>
              <w:ind w:right="585.4724409448835"/>
              <w:rPr>
                <w:sz w:val="20"/>
                <w:szCs w:val="20"/>
              </w:rPr>
            </w:pPr>
            <w:r w:rsidDel="00000000" w:rsidR="00000000" w:rsidRPr="00000000">
              <w:rPr>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line="240" w:lineRule="auto"/>
              <w:ind w:right="195.944881889764"/>
              <w:rPr>
                <w:sz w:val="20"/>
                <w:szCs w:val="20"/>
              </w:rPr>
            </w:pPr>
            <w:r w:rsidDel="00000000" w:rsidR="00000000" w:rsidRPr="00000000">
              <w:rPr>
                <w:sz w:val="20"/>
                <w:szCs w:val="20"/>
                <w:rtl w:val="0"/>
              </w:rPr>
              <w:t xml:space="preserve">Execution</w:t>
            </w:r>
          </w:p>
          <w:p w:rsidR="00000000" w:rsidDel="00000000" w:rsidP="00000000" w:rsidRDefault="00000000" w:rsidRPr="00000000" w14:paraId="000003AE">
            <w:pPr>
              <w:spacing w:line="240" w:lineRule="auto"/>
              <w:ind w:right="195.944881889764"/>
              <w:rPr>
                <w:sz w:val="20"/>
                <w:szCs w:val="20"/>
              </w:rPr>
            </w:pPr>
            <w:r w:rsidDel="00000000" w:rsidR="00000000" w:rsidRPr="00000000">
              <w:rPr>
                <w:sz w:val="20"/>
                <w:szCs w:val="20"/>
                <w:rtl w:val="0"/>
              </w:rPr>
              <w:t xml:space="preserve">(14 weeks) (wk11 - wk24)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line="240" w:lineRule="auto"/>
              <w:ind w:right="113.62204724409423"/>
              <w:rPr>
                <w:sz w:val="20"/>
                <w:szCs w:val="20"/>
                <w:shd w:fill="b6d7a8" w:val="clear"/>
              </w:rPr>
            </w:pPr>
            <w:r w:rsidDel="00000000" w:rsidR="00000000" w:rsidRPr="00000000">
              <w:rPr>
                <w:sz w:val="20"/>
                <w:szCs w:val="20"/>
                <w:shd w:fill="b6d7a8" w:val="clear"/>
                <w:rtl w:val="0"/>
              </w:rPr>
              <w:t xml:space="preserve">Successful deployment and onboarding of one end-to-end new use case, i.e. a third use-case, fully implemented and anchored by [name of DPI owner]</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025"/>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240" w:lineRule="auto"/>
              <w:ind w:right="142.08661417322844"/>
              <w:jc w:val="left"/>
              <w:rPr>
                <w:sz w:val="20"/>
                <w:szCs w:val="20"/>
              </w:rPr>
            </w:pPr>
            <w:r w:rsidDel="00000000" w:rsidR="00000000" w:rsidRPr="00000000">
              <w:rPr>
                <w:sz w:val="20"/>
                <w:szCs w:val="20"/>
                <w:rtl w:val="0"/>
              </w:rPr>
              <w:t xml:space="preserve">a) Project execution as per the defined outreach plan and governance</w:t>
            </w:r>
          </w:p>
          <w:p w:rsidR="00000000" w:rsidDel="00000000" w:rsidP="00000000" w:rsidRDefault="00000000" w:rsidRPr="00000000" w14:paraId="000003B2">
            <w:pPr>
              <w:spacing w:line="240" w:lineRule="auto"/>
              <w:ind w:right="142.08661417322844"/>
              <w:jc w:val="left"/>
              <w:rPr>
                <w:sz w:val="20"/>
                <w:szCs w:val="20"/>
              </w:rPr>
            </w:pPr>
            <w:r w:rsidDel="00000000" w:rsidR="00000000" w:rsidRPr="00000000">
              <w:rPr>
                <w:sz w:val="20"/>
                <w:szCs w:val="20"/>
                <w:rtl w:val="0"/>
              </w:rPr>
              <w:t xml:space="preserve">b) Document and share project learnings document with the necessary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line="240" w:lineRule="auto"/>
              <w:ind w:right="585.4724409448835"/>
              <w:jc w:val="center"/>
              <w:rPr>
                <w:sz w:val="20"/>
                <w:szCs w:val="20"/>
              </w:rPr>
            </w:pPr>
            <w:r w:rsidDel="00000000" w:rsidR="00000000" w:rsidRPr="00000000">
              <w:rPr>
                <w:sz w:val="20"/>
                <w:szCs w:val="20"/>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line="240" w:lineRule="auto"/>
              <w:ind w:right="585.4724409448835"/>
              <w:rPr>
                <w:sz w:val="20"/>
                <w:szCs w:val="20"/>
              </w:rPr>
            </w:pPr>
            <w:r w:rsidDel="00000000" w:rsidR="00000000" w:rsidRPr="00000000">
              <w:rPr>
                <w:sz w:val="20"/>
                <w:szCs w:val="20"/>
                <w:rtl w:val="0"/>
              </w:rPr>
              <w:t xml:space="preserve">D</w:t>
            </w:r>
          </w:p>
          <w:p w:rsidR="00000000" w:rsidDel="00000000" w:rsidP="00000000" w:rsidRDefault="00000000" w:rsidRPr="00000000" w14:paraId="000003B5">
            <w:pPr>
              <w:spacing w:line="240" w:lineRule="auto"/>
              <w:ind w:right="585.4724409448835"/>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ind w:right="195.944881889764"/>
              <w:rPr>
                <w:sz w:val="20"/>
                <w:szCs w:val="20"/>
              </w:rPr>
            </w:pPr>
            <w:r w:rsidDel="00000000" w:rsidR="00000000" w:rsidRPr="00000000">
              <w:rPr>
                <w:sz w:val="20"/>
                <w:szCs w:val="20"/>
                <w:rtl w:val="0"/>
              </w:rPr>
              <w:t xml:space="preserve">Transition &amp; closure</w:t>
            </w:r>
          </w:p>
          <w:p w:rsidR="00000000" w:rsidDel="00000000" w:rsidP="00000000" w:rsidRDefault="00000000" w:rsidRPr="00000000" w14:paraId="000003B7">
            <w:pPr>
              <w:spacing w:line="240" w:lineRule="auto"/>
              <w:ind w:right="195.944881889764"/>
              <w:rPr>
                <w:sz w:val="20"/>
                <w:szCs w:val="20"/>
              </w:rPr>
            </w:pPr>
            <w:r w:rsidDel="00000000" w:rsidR="00000000" w:rsidRPr="00000000">
              <w:rPr>
                <w:sz w:val="20"/>
                <w:szCs w:val="20"/>
                <w:rtl w:val="0"/>
              </w:rPr>
              <w:t xml:space="preserve">(Wk11 - Wk24)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240" w:lineRule="auto"/>
              <w:ind w:right="113.62204724409423"/>
              <w:rPr>
                <w:sz w:val="20"/>
                <w:szCs w:val="20"/>
                <w:shd w:fill="b6d7a8" w:val="clear"/>
              </w:rPr>
            </w:pPr>
            <w:r w:rsidDel="00000000" w:rsidR="00000000" w:rsidRPr="00000000">
              <w:rPr>
                <w:sz w:val="20"/>
                <w:szCs w:val="20"/>
                <w:shd w:fill="b6d7a8" w:val="clear"/>
                <w:rtl w:val="0"/>
              </w:rPr>
              <w:t xml:space="preserve">-Standard Operating Procedures (SOPs) finalized and delivered.</w:t>
            </w:r>
          </w:p>
          <w:p w:rsidR="00000000" w:rsidDel="00000000" w:rsidP="00000000" w:rsidRDefault="00000000" w:rsidRPr="00000000" w14:paraId="000003B9">
            <w:pPr>
              <w:spacing w:line="240" w:lineRule="auto"/>
              <w:ind w:right="113.62204724409423"/>
              <w:rPr>
                <w:sz w:val="20"/>
                <w:szCs w:val="20"/>
                <w:shd w:fill="b6d7a8" w:val="clear"/>
              </w:rPr>
            </w:pPr>
            <w:r w:rsidDel="00000000" w:rsidR="00000000" w:rsidRPr="00000000">
              <w:rPr>
                <w:sz w:val="20"/>
                <w:szCs w:val="20"/>
                <w:shd w:fill="b6d7a8" w:val="clear"/>
                <w:rtl w:val="0"/>
              </w:rPr>
              <w:t xml:space="preserve">-System successfully handed over to [name of DPI owner].</w:t>
            </w:r>
          </w:p>
          <w:p w:rsidR="00000000" w:rsidDel="00000000" w:rsidP="00000000" w:rsidRDefault="00000000" w:rsidRPr="00000000" w14:paraId="000003BA">
            <w:pPr>
              <w:spacing w:line="240" w:lineRule="auto"/>
              <w:ind w:right="113.62204724409423"/>
              <w:rPr>
                <w:sz w:val="20"/>
                <w:szCs w:val="20"/>
                <w:shd w:fill="b6d7a8" w:val="clear"/>
              </w:rPr>
            </w:pPr>
            <w:r w:rsidDel="00000000" w:rsidR="00000000" w:rsidRPr="00000000">
              <w:rPr>
                <w:sz w:val="20"/>
                <w:szCs w:val="20"/>
                <w:shd w:fill="b6d7a8" w:val="clear"/>
                <w:rtl w:val="0"/>
              </w:rPr>
              <w:t xml:space="preserve">-Operational and business plan developed, detailing functional workflows, cost recovery models, and recommendations for scaling .</w:t>
            </w:r>
          </w:p>
          <w:p w:rsidR="00000000" w:rsidDel="00000000" w:rsidP="00000000" w:rsidRDefault="00000000" w:rsidRPr="00000000" w14:paraId="000003BB">
            <w:pPr>
              <w:spacing w:line="240" w:lineRule="auto"/>
              <w:ind w:right="113.62204724409423"/>
              <w:rPr>
                <w:sz w:val="20"/>
                <w:szCs w:val="20"/>
                <w:shd w:fill="b6d7a8" w:val="clear"/>
              </w:rPr>
            </w:pPr>
            <w:r w:rsidDel="00000000" w:rsidR="00000000" w:rsidRPr="00000000">
              <w:rPr>
                <w:sz w:val="20"/>
                <w:szCs w:val="20"/>
                <w:shd w:fill="b6d7a8" w:val="clear"/>
                <w:rtl w:val="0"/>
              </w:rPr>
              <w:t xml:space="preserve">-Alignment ensured with other funding mechanisms identified by the country, such as national budget allocations or loan operations with multilateral institutions.</w:t>
            </w:r>
          </w:p>
          <w:p w:rsidR="00000000" w:rsidDel="00000000" w:rsidP="00000000" w:rsidRDefault="00000000" w:rsidRPr="00000000" w14:paraId="000003BC">
            <w:pPr>
              <w:spacing w:line="240" w:lineRule="auto"/>
              <w:ind w:right="113.62204724409423"/>
              <w:rPr>
                <w:sz w:val="20"/>
                <w:szCs w:val="20"/>
                <w:shd w:fill="b6d7a8" w:val="clear"/>
              </w:rPr>
            </w:pPr>
            <w:r w:rsidDel="00000000" w:rsidR="00000000" w:rsidRPr="00000000">
              <w:rPr>
                <w:sz w:val="20"/>
                <w:szCs w:val="20"/>
                <w:shd w:fill="b6d7a8" w:val="clear"/>
                <w:rtl w:val="0"/>
              </w:rPr>
              <w:t xml:space="preserve">-National Policy on User-Centric Credentialing submitted to [name of DPI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240" w:lineRule="auto"/>
              <w:ind w:right="142.08661417322844"/>
              <w:jc w:val="left"/>
              <w:rPr>
                <w:sz w:val="20"/>
                <w:szCs w:val="20"/>
              </w:rPr>
            </w:pPr>
            <w:r w:rsidDel="00000000" w:rsidR="00000000" w:rsidRPr="00000000">
              <w:rPr>
                <w:sz w:val="20"/>
                <w:szCs w:val="20"/>
                <w:rtl w:val="0"/>
              </w:rPr>
              <w:t xml:space="preserve">a) Submit project closure report</w:t>
            </w:r>
          </w:p>
          <w:p w:rsidR="00000000" w:rsidDel="00000000" w:rsidP="00000000" w:rsidRDefault="00000000" w:rsidRPr="00000000" w14:paraId="000003BE">
            <w:pPr>
              <w:spacing w:line="240" w:lineRule="auto"/>
              <w:ind w:right="142.08661417322844"/>
              <w:jc w:val="left"/>
              <w:rPr>
                <w:sz w:val="20"/>
                <w:szCs w:val="20"/>
              </w:rPr>
            </w:pPr>
            <w:r w:rsidDel="00000000" w:rsidR="00000000" w:rsidRPr="00000000">
              <w:rPr>
                <w:sz w:val="20"/>
                <w:szCs w:val="20"/>
                <w:rtl w:val="0"/>
              </w:rPr>
              <w:t xml:space="preserve">b) Prepare &amp; execute transition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ind w:right="585.4724409448835"/>
              <w:jc w:val="center"/>
              <w:rPr>
                <w:sz w:val="20"/>
                <w:szCs w:val="20"/>
              </w:rPr>
            </w:pPr>
            <w:r w:rsidDel="00000000" w:rsidR="00000000" w:rsidRPr="00000000">
              <w:rPr>
                <w:sz w:val="20"/>
                <w:szCs w:val="20"/>
                <w:rtl w:val="0"/>
              </w:rPr>
              <w:t xml:space="preserve">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ind w:right="585.4724409448835"/>
              <w:rPr>
                <w:sz w:val="20"/>
                <w:szCs w:val="20"/>
              </w:rPr>
            </w:pPr>
            <w:r w:rsidDel="00000000" w:rsidR="00000000" w:rsidRPr="00000000">
              <w:rPr>
                <w:sz w:val="20"/>
                <w:szCs w:val="20"/>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240" w:lineRule="auto"/>
              <w:ind w:right="585.4724409448835"/>
              <w:rPr>
                <w:sz w:val="20"/>
                <w:szCs w:val="20"/>
              </w:rPr>
            </w:pPr>
            <w:r w:rsidDel="00000000" w:rsidR="00000000" w:rsidRPr="00000000">
              <w:rPr>
                <w:sz w:val="20"/>
                <w:szCs w:val="20"/>
                <w:rtl w:val="0"/>
              </w:rPr>
              <w:t xml:space="preserve">Up till Wk24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line="240" w:lineRule="auto"/>
              <w:ind w:right="585.4724409448835"/>
              <w:jc w:val="left"/>
              <w:rPr>
                <w:sz w:val="20"/>
                <w:szCs w:val="20"/>
              </w:rPr>
            </w:pPr>
            <w:r w:rsidDel="00000000" w:rsidR="00000000" w:rsidRPr="00000000">
              <w:rPr>
                <w:sz w:val="20"/>
                <w:szCs w:val="20"/>
                <w:rtl w:val="0"/>
              </w:rPr>
              <w:t xml:space="preserve">Bonus 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240" w:lineRule="auto"/>
              <w:ind w:right="585.4724409448835"/>
              <w:jc w:val="center"/>
              <w:rPr>
                <w:sz w:val="20"/>
                <w:szCs w:val="20"/>
              </w:rPr>
            </w:pPr>
            <w:r w:rsidDel="00000000" w:rsidR="00000000" w:rsidRPr="00000000">
              <w:rPr>
                <w:sz w:val="20"/>
                <w:szCs w:val="20"/>
                <w:rtl w:val="0"/>
              </w:rPr>
              <w:t xml:space="preserve">Prorated bonus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ind w:right="585.4724409448835"/>
              <w:rPr>
                <w:sz w:val="20"/>
                <w:szCs w:val="20"/>
              </w:rPr>
            </w:pPr>
            <w:r w:rsidDel="00000000" w:rsidR="00000000" w:rsidRPr="00000000">
              <w:rPr>
                <w:sz w:val="20"/>
                <w:szCs w:val="20"/>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line="240" w:lineRule="auto"/>
              <w:ind w:right="585.4724409448835"/>
              <w:rPr>
                <w:sz w:val="20"/>
                <w:szCs w:val="20"/>
              </w:rPr>
            </w:pPr>
            <w:r w:rsidDel="00000000" w:rsidR="00000000" w:rsidRPr="00000000">
              <w:rPr>
                <w:sz w:val="20"/>
                <w:szCs w:val="20"/>
                <w:rtl w:val="0"/>
              </w:rPr>
              <w:t xml:space="preserve">Up till Wk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ind w:right="113.62204724409423"/>
              <w:rPr>
                <w:shd w:fill="b6d7a8" w:val="clear"/>
              </w:rPr>
            </w:pPr>
            <w:r w:rsidDel="00000000" w:rsidR="00000000" w:rsidRPr="00000000">
              <w:rPr>
                <w:sz w:val="20"/>
                <w:szCs w:val="20"/>
                <w:shd w:fill="b6d7a8" w:val="clear"/>
                <w:rtl w:val="0"/>
              </w:rPr>
              <w:t xml:space="preserve">-Completed training  to [Name of DPI owner and DPI supporter, if relevant] team trained (L1–L3).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ind w:right="585.4724409448835"/>
              <w:jc w:val="left"/>
              <w:rPr>
                <w:sz w:val="20"/>
                <w:szCs w:val="20"/>
              </w:rPr>
            </w:pPr>
            <w:r w:rsidDel="00000000" w:rsidR="00000000" w:rsidRPr="00000000">
              <w:rPr>
                <w:sz w:val="20"/>
                <w:szCs w:val="20"/>
                <w:rtl w:val="0"/>
              </w:rPr>
              <w:t xml:space="preserve">L3 support as part of a post-rollout support service</w:t>
            </w:r>
          </w:p>
          <w:p w:rsidR="00000000" w:rsidDel="00000000" w:rsidP="00000000" w:rsidRDefault="00000000" w:rsidRPr="00000000" w14:paraId="000003C9">
            <w:pPr>
              <w:spacing w:line="240" w:lineRule="auto"/>
              <w:ind w:right="585.4724409448835"/>
              <w:jc w:val="left"/>
              <w:rPr>
                <w:sz w:val="20"/>
                <w:szCs w:val="20"/>
              </w:rPr>
            </w:pPr>
            <w:r w:rsidDel="00000000" w:rsidR="00000000" w:rsidRPr="00000000">
              <w:rPr>
                <w:sz w:val="20"/>
                <w:szCs w:val="20"/>
                <w:rtl w:val="0"/>
              </w:rPr>
              <w:t xml:space="preserve">Cloud hosting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line="240" w:lineRule="auto"/>
              <w:ind w:right="585.4724409448835"/>
              <w:jc w:val="cente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3CB">
      <w:pPr>
        <w:pStyle w:val="Heading2"/>
        <w:ind w:left="0" w:firstLine="0"/>
        <w:rPr/>
      </w:pPr>
      <w:bookmarkStart w:colFirst="0" w:colLast="0" w:name="_g9e0fpoe1ddj" w:id="33"/>
      <w:bookmarkEnd w:id="33"/>
      <w:r w:rsidDel="00000000" w:rsidR="00000000" w:rsidRPr="00000000">
        <w:rPr>
          <w:rtl w:val="0"/>
        </w:rPr>
      </w:r>
    </w:p>
    <w:p w:rsidR="00000000" w:rsidDel="00000000" w:rsidP="00000000" w:rsidRDefault="00000000" w:rsidRPr="00000000" w14:paraId="000003CC">
      <w:pPr>
        <w:pStyle w:val="Heading2"/>
        <w:ind w:left="0" w:firstLine="0"/>
        <w:rPr/>
      </w:pPr>
      <w:bookmarkStart w:colFirst="0" w:colLast="0" w:name="_8dmrawa1rcmr" w:id="34"/>
      <w:bookmarkEnd w:id="34"/>
      <w:r w:rsidDel="00000000" w:rsidR="00000000" w:rsidRPr="00000000">
        <w:rPr>
          <w:rtl w:val="0"/>
        </w:rPr>
        <w:t xml:space="preserve">9.4 </w:t>
      </w:r>
      <w:r w:rsidDel="00000000" w:rsidR="00000000" w:rsidRPr="00000000">
        <w:rPr>
          <w:rtl w:val="0"/>
        </w:rPr>
        <w:t xml:space="preserve">Change Request</w:t>
      </w:r>
    </w:p>
    <w:p w:rsidR="00000000" w:rsidDel="00000000" w:rsidP="00000000" w:rsidRDefault="00000000" w:rsidRPr="00000000" w14:paraId="000003CD">
      <w:pPr>
        <w:ind w:left="0" w:firstLine="0"/>
        <w:rPr/>
      </w:pPr>
      <w:r w:rsidDel="00000000" w:rsidR="00000000" w:rsidRPr="00000000">
        <w:rPr>
          <w:rtl w:val="0"/>
        </w:rPr>
        <w:t xml:space="preserve">Please note that change requests to cater for additional requirements other than those captured in this document are not permitted in the DaaS rollout program unless all the key stakeholders - Issuer, DPG Owner and the funder - sign off on the change request in consultation with impacted parties - DPI Owner, SP, DPG and ISV as applicable. </w:t>
      </w:r>
      <w:r w:rsidDel="00000000" w:rsidR="00000000" w:rsidRPr="00000000">
        <w:rPr>
          <w:rtl w:val="0"/>
        </w:rPr>
      </w:r>
    </w:p>
    <w:p w:rsidR="00000000" w:rsidDel="00000000" w:rsidP="00000000" w:rsidRDefault="00000000" w:rsidRPr="00000000" w14:paraId="000003CE">
      <w:pPr>
        <w:pStyle w:val="Heading2"/>
        <w:ind w:left="0" w:firstLine="0"/>
        <w:rPr/>
      </w:pPr>
      <w:bookmarkStart w:colFirst="0" w:colLast="0" w:name="_68mz3y82te48" w:id="35"/>
      <w:bookmarkEnd w:id="35"/>
      <w:r w:rsidDel="00000000" w:rsidR="00000000" w:rsidRPr="00000000">
        <w:rPr>
          <w:rtl w:val="0"/>
        </w:rPr>
        <w:t xml:space="preserve">9.5 </w:t>
      </w:r>
      <w:r w:rsidDel="00000000" w:rsidR="00000000" w:rsidRPr="00000000">
        <w:rPr>
          <w:rtl w:val="0"/>
        </w:rPr>
        <w:t xml:space="preserve">Assumptions</w:t>
      </w:r>
    </w:p>
    <w:p w:rsidR="00000000" w:rsidDel="00000000" w:rsidP="00000000" w:rsidRDefault="00000000" w:rsidRPr="00000000" w14:paraId="000003CF">
      <w:pPr>
        <w:numPr>
          <w:ilvl w:val="0"/>
          <w:numId w:val="25"/>
        </w:numPr>
        <w:spacing w:after="0" w:lineRule="auto"/>
        <w:ind w:left="566.9291338582675" w:hanging="360"/>
      </w:pPr>
      <w:r w:rsidDel="00000000" w:rsidR="00000000" w:rsidRPr="00000000">
        <w:rPr>
          <w:rtl w:val="0"/>
        </w:rPr>
        <w:t xml:space="preserve">DPI Owner</w:t>
      </w:r>
      <w:r w:rsidDel="00000000" w:rsidR="00000000" w:rsidRPr="00000000">
        <w:rPr>
          <w:rtl w:val="0"/>
        </w:rPr>
        <w:t xml:space="preserve"> and Issuer will provide individuals with attested data who are entitled to receive Verifiable Credentials.</w:t>
      </w:r>
    </w:p>
    <w:p w:rsidR="00000000" w:rsidDel="00000000" w:rsidP="00000000" w:rsidRDefault="00000000" w:rsidRPr="00000000" w14:paraId="000003D0">
      <w:pPr>
        <w:numPr>
          <w:ilvl w:val="0"/>
          <w:numId w:val="25"/>
        </w:numPr>
        <w:spacing w:after="0" w:lineRule="auto"/>
        <w:ind w:left="566.9291338582675" w:hanging="360"/>
      </w:pPr>
      <w:r w:rsidDel="00000000" w:rsidR="00000000" w:rsidRPr="00000000">
        <w:rPr>
          <w:rtl w:val="0"/>
        </w:rPr>
        <w:t xml:space="preserve">All the components of selected credentialing stack can be white labelled based on decisions by all the stakeholders - i.e DPI Owner, Issuer, etc.</w:t>
      </w:r>
    </w:p>
    <w:p w:rsidR="00000000" w:rsidDel="00000000" w:rsidP="00000000" w:rsidRDefault="00000000" w:rsidRPr="00000000" w14:paraId="000003D1">
      <w:pPr>
        <w:spacing w:after="0" w:lineRule="auto"/>
        <w:ind w:left="1440" w:firstLine="0"/>
        <w:rPr/>
      </w:pPr>
      <w:r w:rsidDel="00000000" w:rsidR="00000000" w:rsidRPr="00000000">
        <w:rPr>
          <w:rtl w:val="0"/>
        </w:rPr>
      </w:r>
    </w:p>
    <w:p w:rsidR="00000000" w:rsidDel="00000000" w:rsidP="00000000" w:rsidRDefault="00000000" w:rsidRPr="00000000" w14:paraId="000003D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right="0" w:firstLine="720"/>
        <w:jc w:val="both"/>
        <w:rPr/>
      </w:pPr>
      <w:bookmarkStart w:colFirst="0" w:colLast="0" w:name="_3ezwyqfgpalh" w:id="36"/>
      <w:bookmarkEnd w:id="36"/>
      <w:r w:rsidDel="00000000" w:rsidR="00000000" w:rsidRPr="00000000">
        <w:br w:type="page"/>
      </w:r>
      <w:r w:rsidDel="00000000" w:rsidR="00000000" w:rsidRPr="00000000">
        <w:rPr>
          <w:rtl w:val="0"/>
        </w:rPr>
      </w:r>
    </w:p>
    <w:p w:rsidR="00000000" w:rsidDel="00000000" w:rsidP="00000000" w:rsidRDefault="00000000" w:rsidRPr="00000000" w14:paraId="000003D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pPr>
      <w:bookmarkStart w:colFirst="0" w:colLast="0" w:name="_cuipeqf3ii7o" w:id="37"/>
      <w:bookmarkEnd w:id="37"/>
      <w:r w:rsidDel="00000000" w:rsidR="00000000" w:rsidRPr="00000000">
        <w:rPr>
          <w:rtl w:val="0"/>
        </w:rPr>
        <w:t xml:space="preserve">10. PROJECT GOVERNANCE</w:t>
      </w:r>
      <w:r w:rsidDel="00000000" w:rsidR="00000000" w:rsidRPr="00000000">
        <w:rPr>
          <w:rtl w:val="0"/>
        </w:rPr>
      </w:r>
    </w:p>
    <w:p w:rsidR="00000000" w:rsidDel="00000000" w:rsidP="00000000" w:rsidRDefault="00000000" w:rsidRPr="00000000" w14:paraId="000003D4">
      <w:pPr>
        <w:ind w:left="0" w:firstLine="0"/>
        <w:rPr/>
      </w:pPr>
      <w:r w:rsidDel="00000000" w:rsidR="00000000" w:rsidRPr="00000000">
        <w:rPr>
          <w:rtl w:val="0"/>
        </w:rPr>
        <w:t xml:space="preserve">Reporting framework to provide timely updates about the health of the project to all stakeholders. For example, Funders, DaaS Convenors, Country leadership may want a high level summary whereas DPG owners may want more granular reporting (around quality of software, documentation etc)</w:t>
      </w:r>
    </w:p>
    <w:p w:rsidR="00000000" w:rsidDel="00000000" w:rsidP="00000000" w:rsidRDefault="00000000" w:rsidRPr="00000000" w14:paraId="000003D5">
      <w:pPr>
        <w:numPr>
          <w:ilvl w:val="0"/>
          <w:numId w:val="9"/>
        </w:numPr>
        <w:spacing w:after="0" w:lineRule="auto"/>
        <w:ind w:left="720" w:hanging="360"/>
        <w:rPr>
          <w:u w:val="none"/>
        </w:rPr>
      </w:pPr>
      <w:r w:rsidDel="00000000" w:rsidR="00000000" w:rsidRPr="00000000">
        <w:rPr>
          <w:rtl w:val="0"/>
        </w:rPr>
        <w:t xml:space="preserve">Operational cadence - daily</w:t>
      </w:r>
    </w:p>
    <w:p w:rsidR="00000000" w:rsidDel="00000000" w:rsidP="00000000" w:rsidRDefault="00000000" w:rsidRPr="00000000" w14:paraId="000003D6">
      <w:pPr>
        <w:numPr>
          <w:ilvl w:val="0"/>
          <w:numId w:val="9"/>
        </w:numPr>
        <w:spacing w:after="0" w:lineRule="auto"/>
        <w:ind w:left="720" w:hanging="360"/>
        <w:rPr>
          <w:u w:val="none"/>
        </w:rPr>
      </w:pPr>
      <w:r w:rsidDel="00000000" w:rsidR="00000000" w:rsidRPr="00000000">
        <w:rPr>
          <w:rtl w:val="0"/>
        </w:rPr>
        <w:t xml:space="preserve">Internal steering committee reviews - country department stakeholders - once every 4 weeks</w:t>
      </w:r>
    </w:p>
    <w:p w:rsidR="00000000" w:rsidDel="00000000" w:rsidP="00000000" w:rsidRDefault="00000000" w:rsidRPr="00000000" w14:paraId="000003D7">
      <w:pPr>
        <w:numPr>
          <w:ilvl w:val="0"/>
          <w:numId w:val="9"/>
        </w:numPr>
        <w:ind w:left="720" w:hanging="360"/>
        <w:rPr>
          <w:u w:val="none"/>
        </w:rPr>
      </w:pPr>
      <w:r w:rsidDel="00000000" w:rsidR="00000000" w:rsidRPr="00000000">
        <w:rPr>
          <w:rtl w:val="0"/>
        </w:rPr>
        <w:t xml:space="preserve">Operation + program progress review (funders, DPG owners/Delegates, co-convenors of DaaS) - </w:t>
      </w:r>
      <w:r w:rsidDel="00000000" w:rsidR="00000000" w:rsidRPr="00000000">
        <w:rPr>
          <w:rtl w:val="0"/>
        </w:rPr>
        <w:t xml:space="preserve">once every 6-8 weeks</w:t>
      </w:r>
      <w:r w:rsidDel="00000000" w:rsidR="00000000" w:rsidRPr="00000000">
        <w:rPr>
          <w:rtl w:val="0"/>
        </w:rPr>
        <w:t xml:space="preserve"> (duration is agreed among key actors)</w:t>
      </w:r>
    </w:p>
    <w:p w:rsidR="00000000" w:rsidDel="00000000" w:rsidP="00000000" w:rsidRDefault="00000000" w:rsidRPr="00000000" w14:paraId="000003D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pPr>
      <w:bookmarkStart w:colFirst="0" w:colLast="0" w:name="_cdpnn6cl2kxg" w:id="38"/>
      <w:bookmarkEnd w:id="38"/>
      <w:r w:rsidDel="00000000" w:rsidR="00000000" w:rsidRPr="00000000">
        <w:rPr>
          <w:rtl w:val="0"/>
        </w:rPr>
        <w:t xml:space="preserve">11. </w:t>
      </w: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3D9">
      <w:pPr>
        <w:numPr>
          <w:ilvl w:val="0"/>
          <w:numId w:val="10"/>
        </w:numPr>
        <w:spacing w:after="0" w:lineRule="auto"/>
        <w:ind w:left="708.6614173228347" w:hanging="283.46456692913375"/>
        <w:rPr>
          <w:sz w:val="20"/>
          <w:szCs w:val="20"/>
        </w:rPr>
      </w:pPr>
      <w:r w:rsidDel="00000000" w:rsidR="00000000" w:rsidRPr="00000000">
        <w:rPr>
          <w:sz w:val="20"/>
          <w:szCs w:val="20"/>
          <w:rtl w:val="0"/>
        </w:rPr>
        <w:t xml:space="preserve">DaaS Paper |</w:t>
      </w:r>
      <w:r w:rsidDel="00000000" w:rsidR="00000000" w:rsidRPr="00000000">
        <w:rPr>
          <w:sz w:val="20"/>
          <w:szCs w:val="20"/>
          <w:rtl w:val="0"/>
        </w:rPr>
        <w:t xml:space="preserve"> </w:t>
      </w:r>
      <w:hyperlink r:id="rId19">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3DA">
      <w:pPr>
        <w:numPr>
          <w:ilvl w:val="0"/>
          <w:numId w:val="10"/>
        </w:numPr>
        <w:spacing w:after="0" w:lineRule="auto"/>
        <w:ind w:left="708.6614173228347" w:hanging="283.46456692913375"/>
        <w:rPr>
          <w:sz w:val="20"/>
          <w:szCs w:val="20"/>
          <w:u w:val="none"/>
        </w:rPr>
      </w:pPr>
      <w:r w:rsidDel="00000000" w:rsidR="00000000" w:rsidRPr="00000000">
        <w:rPr>
          <w:sz w:val="20"/>
          <w:szCs w:val="20"/>
          <w:rtl w:val="0"/>
        </w:rPr>
        <w:t xml:space="preserve">ISV RFQ procurement |  </w:t>
      </w:r>
      <w:hyperlink r:id="rId20">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3DB">
      <w:pPr>
        <w:numPr>
          <w:ilvl w:val="0"/>
          <w:numId w:val="10"/>
        </w:numPr>
        <w:spacing w:after="0" w:lineRule="auto"/>
        <w:ind w:left="708.6614173228347" w:hanging="283.46456692913375"/>
        <w:rPr>
          <w:sz w:val="20"/>
          <w:szCs w:val="20"/>
          <w:u w:val="none"/>
        </w:rPr>
      </w:pPr>
      <w:r w:rsidDel="00000000" w:rsidR="00000000" w:rsidRPr="00000000">
        <w:rPr>
          <w:sz w:val="20"/>
          <w:szCs w:val="20"/>
          <w:rtl w:val="0"/>
        </w:rPr>
        <w:t xml:space="preserve">User Centric Credentials/Data Sharing |  </w:t>
      </w:r>
      <w:hyperlink r:id="rId21">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3DC">
      <w:pPr>
        <w:numPr>
          <w:ilvl w:val="0"/>
          <w:numId w:val="10"/>
        </w:numPr>
        <w:spacing w:after="0" w:lineRule="auto"/>
        <w:ind w:left="708.6614173228347" w:hanging="283.46456692913375"/>
        <w:rPr>
          <w:sz w:val="20"/>
          <w:szCs w:val="20"/>
          <w:u w:val="none"/>
        </w:rPr>
      </w:pPr>
      <w:r w:rsidDel="00000000" w:rsidR="00000000" w:rsidRPr="00000000">
        <w:rPr>
          <w:sz w:val="20"/>
          <w:szCs w:val="20"/>
          <w:rtl w:val="0"/>
        </w:rPr>
        <w:t xml:space="preserve">Finternet paper | </w:t>
      </w:r>
      <w:hyperlink r:id="rId22">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3DD">
      <w:pPr>
        <w:numPr>
          <w:ilvl w:val="0"/>
          <w:numId w:val="10"/>
        </w:numPr>
        <w:ind w:left="708.6614173228347" w:hanging="283.46456692913375"/>
        <w:rPr>
          <w:sz w:val="20"/>
          <w:szCs w:val="20"/>
          <w:u w:val="none"/>
        </w:rPr>
      </w:pPr>
      <w:r w:rsidDel="00000000" w:rsidR="00000000" w:rsidRPr="00000000">
        <w:rPr>
          <w:sz w:val="20"/>
          <w:szCs w:val="20"/>
          <w:rtl w:val="0"/>
        </w:rPr>
        <w:t xml:space="preserve">CDPI Wiki | </w:t>
      </w:r>
      <w:hyperlink r:id="rId23">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color w:val="6e4afd"/>
          <w:sz w:val="28"/>
          <w:szCs w:val="28"/>
          <w:shd w:fill="b6d7a8" w:val="clear"/>
        </w:rPr>
      </w:pPr>
      <w:commentRangeStart w:id="28"/>
      <w:r w:rsidDel="00000000" w:rsidR="00000000" w:rsidRPr="00000000">
        <w:rPr>
          <w:b w:val="1"/>
          <w:bCs w:val="1"/>
          <w:color w:val="6e4afd"/>
          <w:sz w:val="28"/>
          <w:szCs w:val="28"/>
          <w:rtl w:val="0"/>
        </w:rPr>
        <w:t xml:space="preserve">APPENDIX</w:t>
      </w:r>
      <w:commentRangeEnd w:id="28"/>
      <w:r w:rsidDel="00000000" w:rsidR="00000000" w:rsidRPr="00000000">
        <w:commentReference w:id="28"/>
      </w:r>
      <w:r w:rsidDel="00000000" w:rsidR="00000000" w:rsidRPr="00000000">
        <w:rPr>
          <w:b w:val="1"/>
          <w:bCs w:val="1"/>
          <w:color w:val="6e4afd"/>
          <w:sz w:val="28"/>
          <w:szCs w:val="28"/>
          <w:rtl w:val="0"/>
        </w:rPr>
        <w:t xml:space="preserve"> - 1. </w:t>
      </w:r>
      <w:r w:rsidDel="00000000" w:rsidR="00000000" w:rsidRPr="00000000">
        <w:rPr>
          <w:b w:val="1"/>
          <w:bCs w:val="1"/>
          <w:color w:val="6e4afd"/>
          <w:sz w:val="28"/>
          <w:szCs w:val="28"/>
          <w:shd w:fill="b6d7a8" w:val="clear"/>
          <w:rtl w:val="0"/>
        </w:rPr>
        <w:t xml:space="preserve">Verifiable Credential and its Solution Approach to Credentialing</w:t>
      </w:r>
      <w:r w:rsidDel="00000000" w:rsidR="00000000" w:rsidRPr="00000000">
        <w:rPr>
          <w:b w:val="1"/>
          <w:bCs w:val="1"/>
          <w:color w:val="6e4afd"/>
          <w:sz w:val="28"/>
          <w:szCs w:val="28"/>
          <w:shd w:fill="b6d7a8" w:val="clear"/>
          <w:rtl w:val="0"/>
        </w:rPr>
        <w:t xml:space="preserve"> </w:t>
      </w:r>
      <w:r w:rsidDel="00000000" w:rsidR="00000000" w:rsidRPr="00000000">
        <w:rPr>
          <w:rtl w:val="0"/>
        </w:rPr>
      </w:r>
    </w:p>
    <w:p w:rsidR="00000000" w:rsidDel="00000000" w:rsidP="00000000" w:rsidRDefault="00000000" w:rsidRPr="00000000" w14:paraId="000003E9">
      <w:pPr>
        <w:pStyle w:val="Heading2"/>
        <w:spacing w:after="80" w:before="320" w:lineRule="auto"/>
        <w:ind w:left="0" w:right="585.4724409448835" w:firstLine="0"/>
        <w:rPr>
          <w:color w:val="3c78d8"/>
          <w:sz w:val="28"/>
          <w:szCs w:val="28"/>
        </w:rPr>
      </w:pPr>
      <w:bookmarkStart w:colFirst="0" w:colLast="0" w:name="_60nj7swpayn8" w:id="39"/>
      <w:bookmarkEnd w:id="39"/>
      <w:r w:rsidDel="00000000" w:rsidR="00000000" w:rsidRPr="00000000">
        <w:rPr>
          <w:color w:val="3c78d8"/>
          <w:sz w:val="28"/>
          <w:szCs w:val="28"/>
          <w:rtl w:val="0"/>
        </w:rPr>
        <w:t xml:space="preserve">Credentialing both attributes and transactions is the necessary foundation for building digital, equitable economies </w:t>
      </w:r>
      <w:r w:rsidDel="00000000" w:rsidR="00000000" w:rsidRPr="00000000">
        <w:rPr>
          <w:rtl w:val="0"/>
        </w:rPr>
      </w:r>
    </w:p>
    <w:p w:rsidR="00000000" w:rsidDel="00000000" w:rsidP="00000000" w:rsidRDefault="00000000" w:rsidRPr="00000000" w14:paraId="000003EA">
      <w:pPr>
        <w:ind w:right="5.669291338583093"/>
        <w:rPr/>
      </w:pPr>
      <w:r w:rsidDel="00000000" w:rsidR="00000000" w:rsidRPr="00000000">
        <w:rPr>
          <w:rtl w:val="0"/>
        </w:rPr>
        <w:t xml:space="preserve">The digital public infrastructure (DPI) approach - which uses a combination of innovative technology, robust policy frameworks and incentives for community participation - offers an opportunity to convert paper-based or digital documents into verifiable credentials (VCs) for low-cost high-trust personal data sharing. </w:t>
      </w:r>
    </w:p>
    <w:p w:rsidR="00000000" w:rsidDel="00000000" w:rsidP="00000000" w:rsidRDefault="00000000" w:rsidRPr="00000000" w14:paraId="000003EB">
      <w:pPr>
        <w:ind w:right="5.669291338583093"/>
        <w:rPr/>
      </w:pPr>
      <w:r w:rsidDel="00000000" w:rsidR="00000000" w:rsidRPr="00000000">
        <w:rPr>
          <w:rtl w:val="0"/>
        </w:rPr>
        <w:t xml:space="preserve">Credentialing refers to the process of digitally signing documents to make them portable, machine-readable and tamper-proof. Verifiable credentials are secure, cryptographically signed digital records issued by trusted entities (e.g., governments, universities, hospitals, employers) attesting to qualifications, attributes or transactions of individuals or entities.</w:t>
      </w:r>
    </w:p>
    <w:p w:rsidR="00000000" w:rsidDel="00000000" w:rsidP="00000000" w:rsidRDefault="00000000" w:rsidRPr="00000000" w14:paraId="000003EC">
      <w:pPr>
        <w:ind w:left="0" w:firstLine="0"/>
        <w:rPr/>
      </w:pPr>
      <w:r w:rsidDel="00000000" w:rsidR="00000000" w:rsidRPr="00000000">
        <w:rPr>
          <w:rtl w:val="0"/>
        </w:rPr>
        <w:t xml:space="preserve">Credentialing infrastructure has grown and recognized as one minimalist layer that can be rapidly, independently deployed by countries who want to build a foundational personal data sharing system that is low-cost, high-trust, and user-centric. Notable global examples include DiiA (Ukraine), MiArgentina (Argentina), SingPass (Singapore), DigiLocker (India) and many more.</w:t>
      </w:r>
    </w:p>
    <w:p w:rsidR="00000000" w:rsidDel="00000000" w:rsidP="00000000" w:rsidRDefault="00000000" w:rsidRPr="00000000" w14:paraId="000003ED">
      <w:pPr>
        <w:ind w:left="0" w:firstLine="0"/>
        <w:rPr/>
      </w:pPr>
      <w:r w:rsidDel="00000000" w:rsidR="00000000" w:rsidRPr="00000000">
        <w:rPr>
          <w:rtl w:val="0"/>
        </w:rPr>
        <w:t xml:space="preserve">VCs are a decentralised digital public infrastructure building block that can be built and reused across any sector. Popular records which have  been </w:t>
      </w:r>
      <w:r w:rsidDel="00000000" w:rsidR="00000000" w:rsidRPr="00000000">
        <w:rPr>
          <w:rtl w:val="0"/>
        </w:rPr>
        <w:t xml:space="preserve">credentialised</w:t>
      </w:r>
      <w:r w:rsidDel="00000000" w:rsidR="00000000" w:rsidRPr="00000000">
        <w:rPr>
          <w:rtl w:val="0"/>
        </w:rPr>
        <w:t xml:space="preserve"> include: </w:t>
      </w:r>
    </w:p>
    <w:p w:rsidR="00000000" w:rsidDel="00000000" w:rsidP="00000000" w:rsidRDefault="00000000" w:rsidRPr="00000000" w14:paraId="000003EE">
      <w:pPr>
        <w:numPr>
          <w:ilvl w:val="0"/>
          <w:numId w:val="20"/>
        </w:numPr>
        <w:spacing w:after="0" w:lineRule="auto"/>
        <w:ind w:left="720" w:right="585.4724409448835" w:hanging="360"/>
      </w:pPr>
      <w:r w:rsidDel="00000000" w:rsidR="00000000" w:rsidRPr="00000000">
        <w:rPr>
          <w:b w:val="1"/>
          <w:bCs w:val="1"/>
          <w:rtl w:val="0"/>
        </w:rPr>
        <w:t xml:space="preserve">Identity</w:t>
      </w:r>
      <w:r w:rsidDel="00000000" w:rsidR="00000000" w:rsidRPr="00000000">
        <w:rPr>
          <w:rtl w:val="0"/>
        </w:rPr>
        <w:t xml:space="preserve">: foundational id and functional id (tax, driver’s licence, VISA, farmer id, medical id)</w:t>
      </w:r>
    </w:p>
    <w:p w:rsidR="00000000" w:rsidDel="00000000" w:rsidP="00000000" w:rsidRDefault="00000000" w:rsidRPr="00000000" w14:paraId="000003EF">
      <w:pPr>
        <w:numPr>
          <w:ilvl w:val="0"/>
          <w:numId w:val="20"/>
        </w:numPr>
        <w:spacing w:after="0" w:lineRule="auto"/>
        <w:ind w:left="720" w:right="585.4724409448835" w:hanging="360"/>
      </w:pPr>
      <w:r w:rsidDel="00000000" w:rsidR="00000000" w:rsidRPr="00000000">
        <w:rPr>
          <w:b w:val="1"/>
          <w:bCs w:val="1"/>
          <w:rtl w:val="0"/>
        </w:rPr>
        <w:t xml:space="preserve">Assets</w:t>
      </w:r>
      <w:r w:rsidDel="00000000" w:rsidR="00000000" w:rsidRPr="00000000">
        <w:rPr>
          <w:rtl w:val="0"/>
        </w:rPr>
        <w:t xml:space="preserve">: land records, jewellery records, car registration, fixed deposit slips</w:t>
      </w:r>
    </w:p>
    <w:p w:rsidR="00000000" w:rsidDel="00000000" w:rsidP="00000000" w:rsidRDefault="00000000" w:rsidRPr="00000000" w14:paraId="000003F0">
      <w:pPr>
        <w:numPr>
          <w:ilvl w:val="0"/>
          <w:numId w:val="20"/>
        </w:numPr>
        <w:spacing w:after="0" w:lineRule="auto"/>
        <w:ind w:left="720" w:right="585.4724409448835" w:hanging="360"/>
      </w:pPr>
      <w:r w:rsidDel="00000000" w:rsidR="00000000" w:rsidRPr="00000000">
        <w:rPr>
          <w:b w:val="1"/>
          <w:bCs w:val="1"/>
          <w:rtl w:val="0"/>
        </w:rPr>
        <w:t xml:space="preserve">Affiliations</w:t>
      </w:r>
      <w:r w:rsidDel="00000000" w:rsidR="00000000" w:rsidRPr="00000000">
        <w:rPr>
          <w:rtl w:val="0"/>
        </w:rPr>
        <w:t xml:space="preserve">: to a club, organisation, institution and relationships between teacher-student, employer-employee, </w:t>
      </w:r>
    </w:p>
    <w:p w:rsidR="00000000" w:rsidDel="00000000" w:rsidP="00000000" w:rsidRDefault="00000000" w:rsidRPr="00000000" w14:paraId="000003F1">
      <w:pPr>
        <w:numPr>
          <w:ilvl w:val="0"/>
          <w:numId w:val="20"/>
        </w:numPr>
        <w:spacing w:after="0" w:lineRule="auto"/>
        <w:ind w:left="720" w:right="585.4724409448835" w:hanging="360"/>
      </w:pPr>
      <w:r w:rsidDel="00000000" w:rsidR="00000000" w:rsidRPr="00000000">
        <w:rPr>
          <w:b w:val="1"/>
          <w:bCs w:val="1"/>
          <w:rtl w:val="0"/>
        </w:rPr>
        <w:t xml:space="preserve">Transactions</w:t>
      </w:r>
      <w:r w:rsidDel="00000000" w:rsidR="00000000" w:rsidRPr="00000000">
        <w:rPr>
          <w:rtl w:val="0"/>
        </w:rPr>
        <w:t xml:space="preserve">: money (receipt of salary, insurance premium payments, tax records), movement (mobility receipts of goods, individual travel logs) </w:t>
      </w:r>
    </w:p>
    <w:p w:rsidR="00000000" w:rsidDel="00000000" w:rsidP="00000000" w:rsidRDefault="00000000" w:rsidRPr="00000000" w14:paraId="000003F2">
      <w:pPr>
        <w:ind w:right="585.4724409448835"/>
        <w:rPr/>
      </w:pPr>
      <w:r w:rsidDel="00000000" w:rsidR="00000000" w:rsidRPr="00000000">
        <w:rPr>
          <w:rtl w:val="0"/>
        </w:rPr>
      </w:r>
    </w:p>
    <w:p w:rsidR="00000000" w:rsidDel="00000000" w:rsidP="00000000" w:rsidRDefault="00000000" w:rsidRPr="00000000" w14:paraId="000003F3">
      <w:pPr>
        <w:ind w:right="585.4724409448835"/>
        <w:rPr/>
      </w:pPr>
      <w:r w:rsidDel="00000000" w:rsidR="00000000" w:rsidRPr="00000000">
        <w:rPr>
          <w:rtl w:val="0"/>
        </w:rPr>
        <w:t xml:space="preserve">Credentialing identity and assets is the first, foundational step required to unlock low-cost, high-trust records across sectors. The next layer involves the credentialing of affiliations and transactions. For example:</w:t>
      </w:r>
    </w:p>
    <w:p w:rsidR="00000000" w:rsidDel="00000000" w:rsidP="00000000" w:rsidRDefault="00000000" w:rsidRPr="00000000" w14:paraId="000003F4">
      <w:pPr>
        <w:numPr>
          <w:ilvl w:val="0"/>
          <w:numId w:val="22"/>
        </w:numPr>
        <w:spacing w:after="0" w:lineRule="auto"/>
        <w:ind w:left="720" w:right="585.4724409448835" w:hanging="360"/>
      </w:pPr>
      <w:r w:rsidDel="00000000" w:rsidR="00000000" w:rsidRPr="00000000">
        <w:rPr>
          <w:rtl w:val="0"/>
        </w:rPr>
        <w:t xml:space="preserve">A green energy provider should be able to </w:t>
      </w:r>
      <w:r w:rsidDel="00000000" w:rsidR="00000000" w:rsidRPr="00000000">
        <w:rPr>
          <w:b w:val="1"/>
          <w:bCs w:val="1"/>
          <w:rtl w:val="0"/>
        </w:rPr>
        <w:t xml:space="preserve">prove his identity</w:t>
      </w:r>
      <w:r w:rsidDel="00000000" w:rsidR="00000000" w:rsidRPr="00000000">
        <w:rPr>
          <w:rtl w:val="0"/>
        </w:rPr>
        <w:t xml:space="preserve"> and the </w:t>
      </w:r>
      <w:r w:rsidDel="00000000" w:rsidR="00000000" w:rsidRPr="00000000">
        <w:rPr>
          <w:b w:val="1"/>
          <w:bCs w:val="1"/>
          <w:rtl w:val="0"/>
        </w:rPr>
        <w:t xml:space="preserve">identity of his business</w:t>
      </w:r>
      <w:r w:rsidDel="00000000" w:rsidR="00000000" w:rsidRPr="00000000">
        <w:rPr>
          <w:rtl w:val="0"/>
        </w:rPr>
        <w:t xml:space="preserve"> as being climate-positive to engage on a green energy platform. </w:t>
      </w:r>
    </w:p>
    <w:p w:rsidR="00000000" w:rsidDel="00000000" w:rsidP="00000000" w:rsidRDefault="00000000" w:rsidRPr="00000000" w14:paraId="000003F5">
      <w:pPr>
        <w:numPr>
          <w:ilvl w:val="0"/>
          <w:numId w:val="22"/>
        </w:numPr>
        <w:spacing w:after="0" w:lineRule="auto"/>
        <w:ind w:left="720" w:right="585.4724409448835" w:hanging="360"/>
      </w:pPr>
      <w:r w:rsidDel="00000000" w:rsidR="00000000" w:rsidRPr="00000000">
        <w:rPr>
          <w:rtl w:val="0"/>
        </w:rPr>
        <w:t xml:space="preserve">He should also be able to </w:t>
      </w:r>
      <w:r w:rsidDel="00000000" w:rsidR="00000000" w:rsidRPr="00000000">
        <w:rPr>
          <w:b w:val="1"/>
          <w:bCs w:val="1"/>
          <w:rtl w:val="0"/>
        </w:rPr>
        <w:t xml:space="preserve">prove his relationship</w:t>
      </w:r>
      <w:r w:rsidDel="00000000" w:rsidR="00000000" w:rsidRPr="00000000">
        <w:rPr>
          <w:rtl w:val="0"/>
        </w:rPr>
        <w:t xml:space="preserve"> with energy providers to build faith in his capability to meet the demand received through the platform. </w:t>
      </w:r>
    </w:p>
    <w:p w:rsidR="00000000" w:rsidDel="00000000" w:rsidP="00000000" w:rsidRDefault="00000000" w:rsidRPr="00000000" w14:paraId="000003F6">
      <w:pPr>
        <w:numPr>
          <w:ilvl w:val="0"/>
          <w:numId w:val="22"/>
        </w:numPr>
        <w:spacing w:after="0" w:lineRule="auto"/>
        <w:ind w:left="720" w:right="585.4724409448835" w:hanging="360"/>
      </w:pPr>
      <w:r w:rsidDel="00000000" w:rsidR="00000000" w:rsidRPr="00000000">
        <w:rPr>
          <w:rtl w:val="0"/>
        </w:rPr>
        <w:t xml:space="preserve">Once he begins to engage on the platform, he should be able to </w:t>
      </w:r>
      <w:r w:rsidDel="00000000" w:rsidR="00000000" w:rsidRPr="00000000">
        <w:rPr>
          <w:b w:val="1"/>
          <w:bCs w:val="1"/>
          <w:rtl w:val="0"/>
        </w:rPr>
        <w:t xml:space="preserve">prove his transactions</w:t>
      </w:r>
      <w:r w:rsidDel="00000000" w:rsidR="00000000" w:rsidRPr="00000000">
        <w:rPr>
          <w:rtl w:val="0"/>
        </w:rPr>
        <w:t xml:space="preserve"> to the government in order to receive tax subsidies or other similar benefits. </w:t>
      </w:r>
    </w:p>
    <w:p w:rsidR="00000000" w:rsidDel="00000000" w:rsidP="00000000" w:rsidRDefault="00000000" w:rsidRPr="00000000" w14:paraId="000003F7">
      <w:pPr>
        <w:ind w:right="585.4724409448835"/>
        <w:rPr/>
      </w:pPr>
      <w:r w:rsidDel="00000000" w:rsidR="00000000" w:rsidRPr="00000000">
        <w:rPr>
          <w:rtl w:val="0"/>
        </w:rPr>
        <w:t xml:space="preserve">VCs represent a paradigm shift in the approach to sharing records and can have ripple effects across society: </w:t>
      </w:r>
    </w:p>
    <w:p w:rsidR="00000000" w:rsidDel="00000000" w:rsidP="00000000" w:rsidRDefault="00000000" w:rsidRPr="00000000" w14:paraId="000003F8">
      <w:pPr>
        <w:numPr>
          <w:ilvl w:val="0"/>
          <w:numId w:val="50"/>
        </w:numPr>
        <w:ind w:left="720" w:right="585.4724409448835" w:hanging="360"/>
      </w:pPr>
      <w:r w:rsidDel="00000000" w:rsidR="00000000" w:rsidRPr="00000000">
        <w:rPr>
          <w:u w:val="single"/>
          <w:rtl w:val="0"/>
        </w:rPr>
        <w:t xml:space="preserve">Empower individuals:</w:t>
      </w:r>
      <w:r w:rsidDel="00000000" w:rsidR="00000000" w:rsidRPr="00000000">
        <w:rPr>
          <w:rtl w:val="0"/>
        </w:rPr>
        <w:t xml:space="preserve"> Unlike traditional stores of data which are owned by the entity which has collected it, VCs are owned by individuals themselves, thus giving them control to share their data in a manner that benefits their own interests. Moreover, due to their digital signatures, the VCs act as ‘originals’ and prevent the loss of physical documents. </w:t>
      </w:r>
    </w:p>
    <w:p w:rsidR="00000000" w:rsidDel="00000000" w:rsidP="00000000" w:rsidRDefault="00000000" w:rsidRPr="00000000" w14:paraId="000003F9">
      <w:pPr>
        <w:numPr>
          <w:ilvl w:val="0"/>
          <w:numId w:val="50"/>
        </w:numPr>
        <w:ind w:left="720" w:right="585.4724409448835" w:hanging="360"/>
      </w:pPr>
      <w:r w:rsidDel="00000000" w:rsidR="00000000" w:rsidRPr="00000000">
        <w:rPr>
          <w:u w:val="single"/>
          <w:rtl w:val="0"/>
        </w:rPr>
        <w:t xml:space="preserve">Builds efficiency in processes:</w:t>
      </w:r>
      <w:r w:rsidDel="00000000" w:rsidR="00000000" w:rsidRPr="00000000">
        <w:rPr>
          <w:rtl w:val="0"/>
        </w:rPr>
        <w:t xml:space="preserve"> VCs streamline the process of verification to eliminate duplicate paperwork and mundane processes. This increase in efficiency can help reduce the costs of the services provided and thus make it viable for them to access diverse segments of the population that had previously been excluded due to the high trust and cost barriers.</w:t>
      </w:r>
    </w:p>
    <w:p w:rsidR="00000000" w:rsidDel="00000000" w:rsidP="00000000" w:rsidRDefault="00000000" w:rsidRPr="00000000" w14:paraId="000003FA">
      <w:pPr>
        <w:ind w:right="585.4724409448835"/>
        <w:rPr/>
      </w:pPr>
      <w:r w:rsidDel="00000000" w:rsidR="00000000" w:rsidRPr="00000000">
        <w:rPr>
          <w:rtl w:val="0"/>
        </w:rPr>
        <w:t xml:space="preserve">Therefore leading to:</w:t>
      </w:r>
    </w:p>
    <w:p w:rsidR="00000000" w:rsidDel="00000000" w:rsidP="00000000" w:rsidRDefault="00000000" w:rsidRPr="00000000" w14:paraId="000003FB">
      <w:pPr>
        <w:numPr>
          <w:ilvl w:val="0"/>
          <w:numId w:val="50"/>
        </w:numPr>
        <w:ind w:left="720" w:right="585.4724409448835" w:hanging="360"/>
        <w:rPr>
          <w:rFonts w:ascii="Helvetica Neue" w:cs="Helvetica Neue" w:eastAsia="Helvetica Neue" w:hAnsi="Helvetica Neue"/>
        </w:rPr>
      </w:pPr>
      <w:r w:rsidDel="00000000" w:rsidR="00000000" w:rsidRPr="00000000">
        <w:rPr>
          <w:u w:val="single"/>
          <w:rtl w:val="0"/>
        </w:rPr>
        <w:t xml:space="preserve">Inclusion and equitable growth:</w:t>
      </w:r>
      <w:r w:rsidDel="00000000" w:rsidR="00000000" w:rsidRPr="00000000">
        <w:rPr>
          <w:rtl w:val="0"/>
        </w:rPr>
        <w:t xml:space="preserve"> VCs provide optionality through multi-modal access. They can be carried through paper-based documents, PDFs or e-wallets depending on the preference of the individual. Regardless of the mode of display, the VCs can be verified with high trust and little to no cost, thus expanding the opportunities for equitable socio-economic development in countries.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3FC">
      <w:pPr>
        <w:pStyle w:val="Heading2"/>
        <w:spacing w:after="0" w:lineRule="auto"/>
        <w:ind w:left="0" w:firstLine="0"/>
        <w:rPr>
          <w:i w:val="1"/>
          <w:iCs w:val="1"/>
        </w:rPr>
      </w:pPr>
      <w:bookmarkStart w:colFirst="0" w:colLast="0" w:name="_9sc72cecyzpf" w:id="40"/>
      <w:bookmarkEnd w:id="40"/>
      <w:r w:rsidDel="00000000" w:rsidR="00000000" w:rsidRPr="00000000">
        <w:rPr>
          <w:b w:val="0"/>
          <w:bCs w:val="0"/>
          <w:rtl w:val="0"/>
        </w:rPr>
        <w:t xml:space="preserve">Use Case Possibilities</w:t>
      </w:r>
      <w:r w:rsidDel="00000000" w:rsidR="00000000" w:rsidRPr="00000000">
        <w:rPr>
          <w:rtl w:val="0"/>
        </w:rPr>
      </w:r>
    </w:p>
    <w:p w:rsidR="00000000" w:rsidDel="00000000" w:rsidP="00000000" w:rsidRDefault="00000000" w:rsidRPr="00000000" w14:paraId="000003FD">
      <w:pPr>
        <w:numPr>
          <w:ilvl w:val="0"/>
          <w:numId w:val="23"/>
        </w:numPr>
        <w:spacing w:after="0" w:lineRule="auto"/>
        <w:ind w:left="720" w:hanging="360"/>
      </w:pPr>
      <w:r w:rsidDel="00000000" w:rsidR="00000000" w:rsidRPr="00000000">
        <w:rPr>
          <w:b w:val="1"/>
          <w:bCs w:val="1"/>
          <w:rtl w:val="0"/>
        </w:rPr>
        <w:t xml:space="preserve">Climate</w:t>
      </w:r>
      <w:r w:rsidDel="00000000" w:rsidR="00000000" w:rsidRPr="00000000">
        <w:rPr>
          <w:rtl w:val="0"/>
        </w:rPr>
        <w:t xml:space="preserve"> - Issuing carbon credits as verifiable credentials for energy market trading, eligibility to subsidies etc.</w:t>
      </w:r>
    </w:p>
    <w:p w:rsidR="00000000" w:rsidDel="00000000" w:rsidP="00000000" w:rsidRDefault="00000000" w:rsidRPr="00000000" w14:paraId="000003FE">
      <w:pPr>
        <w:numPr>
          <w:ilvl w:val="0"/>
          <w:numId w:val="23"/>
        </w:numPr>
        <w:spacing w:after="0" w:lineRule="auto"/>
        <w:ind w:left="720" w:hanging="360"/>
      </w:pPr>
      <w:r w:rsidDel="00000000" w:rsidR="00000000" w:rsidRPr="00000000">
        <w:rPr>
          <w:b w:val="1"/>
          <w:bCs w:val="1"/>
          <w:rtl w:val="0"/>
        </w:rPr>
        <w:t xml:space="preserve">Education</w:t>
      </w:r>
      <w:r w:rsidDel="00000000" w:rsidR="00000000" w:rsidRPr="00000000">
        <w:rPr>
          <w:rtl w:val="0"/>
        </w:rPr>
        <w:t xml:space="preserve"> - students having their education certificates / admission letters as verifiable credentials and sharing the same to prospective employers/loans/scholarships</w:t>
      </w:r>
    </w:p>
    <w:p w:rsidR="00000000" w:rsidDel="00000000" w:rsidP="00000000" w:rsidRDefault="00000000" w:rsidRPr="00000000" w14:paraId="000003FF">
      <w:pPr>
        <w:numPr>
          <w:ilvl w:val="0"/>
          <w:numId w:val="23"/>
        </w:numPr>
        <w:spacing w:after="0" w:lineRule="auto"/>
        <w:ind w:left="720" w:hanging="360"/>
      </w:pPr>
      <w:r w:rsidDel="00000000" w:rsidR="00000000" w:rsidRPr="00000000">
        <w:rPr>
          <w:b w:val="1"/>
          <w:bCs w:val="1"/>
          <w:rtl w:val="0"/>
        </w:rPr>
        <w:t xml:space="preserve">Healthcare</w:t>
      </w:r>
      <w:r w:rsidDel="00000000" w:rsidR="00000000" w:rsidRPr="00000000">
        <w:rPr>
          <w:rtl w:val="0"/>
        </w:rPr>
        <w:t xml:space="preserve"> - Citizens holding their vaccination details as verifiable credential for eligibility for entering public spaces / Healthcare professionals with VCs of their professional licensing can present it enabling them to practise anywhere</w:t>
      </w:r>
    </w:p>
    <w:p w:rsidR="00000000" w:rsidDel="00000000" w:rsidP="00000000" w:rsidRDefault="00000000" w:rsidRPr="00000000" w14:paraId="00000400">
      <w:pPr>
        <w:numPr>
          <w:ilvl w:val="0"/>
          <w:numId w:val="23"/>
        </w:numPr>
        <w:spacing w:after="0" w:lineRule="auto"/>
        <w:ind w:left="720" w:hanging="360"/>
      </w:pPr>
      <w:r w:rsidDel="00000000" w:rsidR="00000000" w:rsidRPr="00000000">
        <w:rPr>
          <w:b w:val="1"/>
          <w:bCs w:val="1"/>
          <w:rtl w:val="0"/>
        </w:rPr>
        <w:t xml:space="preserve">Govt/Business Entities</w:t>
      </w:r>
      <w:r w:rsidDel="00000000" w:rsidR="00000000" w:rsidRPr="00000000">
        <w:rPr>
          <w:rtl w:val="0"/>
        </w:rPr>
        <w:t xml:space="preserve"> - Pay slips, work experience, technical courses, etc as credentials</w:t>
      </w:r>
      <w:r w:rsidDel="00000000" w:rsidR="00000000" w:rsidRPr="00000000">
        <w:rPr>
          <w:b w:val="1"/>
          <w:bCs w:val="1"/>
          <w:rtl w:val="0"/>
        </w:rPr>
        <w:t xml:space="preserve"> </w:t>
      </w:r>
    </w:p>
    <w:p w:rsidR="00000000" w:rsidDel="00000000" w:rsidP="00000000" w:rsidRDefault="00000000" w:rsidRPr="00000000" w14:paraId="00000401">
      <w:pPr>
        <w:numPr>
          <w:ilvl w:val="0"/>
          <w:numId w:val="23"/>
        </w:numPr>
        <w:spacing w:after="0" w:lineRule="auto"/>
        <w:ind w:left="720" w:hanging="360"/>
      </w:pPr>
      <w:r w:rsidDel="00000000" w:rsidR="00000000" w:rsidRPr="00000000">
        <w:rPr>
          <w:b w:val="1"/>
          <w:bCs w:val="1"/>
          <w:rtl w:val="0"/>
        </w:rPr>
        <w:t xml:space="preserve">Banking </w:t>
      </w:r>
      <w:r w:rsidDel="00000000" w:rsidR="00000000" w:rsidRPr="00000000">
        <w:rPr>
          <w:rtl w:val="0"/>
        </w:rPr>
        <w:t xml:space="preserve">- Detailed bank statements, selective, summarised or aggregated statements like income / credit transactions, loan repayments transactions, average weekly/monthly balances, etc. as credentials</w:t>
      </w:r>
    </w:p>
    <w:p w:rsidR="00000000" w:rsidDel="00000000" w:rsidP="00000000" w:rsidRDefault="00000000" w:rsidRPr="00000000" w14:paraId="00000402">
      <w:pPr>
        <w:numPr>
          <w:ilvl w:val="0"/>
          <w:numId w:val="23"/>
        </w:numPr>
        <w:spacing w:after="0" w:lineRule="auto"/>
        <w:ind w:left="720" w:hanging="360"/>
      </w:pPr>
      <w:r w:rsidDel="00000000" w:rsidR="00000000" w:rsidRPr="00000000">
        <w:rPr>
          <w:b w:val="1"/>
          <w:bCs w:val="1"/>
          <w:rtl w:val="0"/>
        </w:rPr>
        <w:t xml:space="preserve">Govt Services</w:t>
      </w:r>
      <w:r w:rsidDel="00000000" w:rsidR="00000000" w:rsidRPr="00000000">
        <w:rPr>
          <w:rtl w:val="0"/>
        </w:rPr>
        <w:t xml:space="preserve"> - Passports as verifiable credentials to assist people in their easy commute in airport / Citizens having their civic certificates (Marriage licences, Voter ID, Social Security Information /Passport/Driving License) as verifiable credentials to be presented as required</w:t>
      </w:r>
    </w:p>
    <w:p w:rsidR="00000000" w:rsidDel="00000000" w:rsidP="00000000" w:rsidRDefault="00000000" w:rsidRPr="00000000" w14:paraId="00000403">
      <w:pPr>
        <w:numPr>
          <w:ilvl w:val="0"/>
          <w:numId w:val="23"/>
        </w:numPr>
        <w:spacing w:after="0" w:lineRule="auto"/>
        <w:ind w:left="720" w:hanging="360"/>
      </w:pPr>
      <w:r w:rsidDel="00000000" w:rsidR="00000000" w:rsidRPr="00000000">
        <w:rPr>
          <w:b w:val="1"/>
          <w:bCs w:val="1"/>
          <w:rtl w:val="0"/>
        </w:rPr>
        <w:t xml:space="preserve">Business Owners</w:t>
      </w:r>
      <w:r w:rsidDel="00000000" w:rsidR="00000000" w:rsidRPr="00000000">
        <w:rPr>
          <w:rtl w:val="0"/>
        </w:rPr>
        <w:t xml:space="preserve"> - holding Trade License / Bank records / Tax certificates as a verifiable credential for access to credit</w:t>
      </w:r>
    </w:p>
    <w:p w:rsidR="00000000" w:rsidDel="00000000" w:rsidP="00000000" w:rsidRDefault="00000000" w:rsidRPr="00000000" w14:paraId="00000404">
      <w:pPr>
        <w:pStyle w:val="Heading1"/>
        <w:ind w:left="0" w:firstLine="0"/>
        <w:rPr>
          <w:color w:val="3c78d8"/>
        </w:rPr>
      </w:pPr>
      <w:bookmarkStart w:colFirst="0" w:colLast="0" w:name="_3igpfjxtwues" w:id="41"/>
      <w:bookmarkEnd w:id="41"/>
      <w:r w:rsidDel="00000000" w:rsidR="00000000" w:rsidRPr="00000000">
        <w:rPr>
          <w:color w:val="3c78d8"/>
          <w:rtl w:val="0"/>
        </w:rPr>
        <w:t xml:space="preserve">Solution Approach to Credentialing DPI</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This section provides design &amp; solutioning guidelines for DPG / ISV product and Service Providers  to enable credentialing capabilities across govt/private sectors at a country scale for asynchronous adoption. The solution is divided into four broad modules - issuance, store, acceptance and supporting trust infrastructure. </w:t>
      </w:r>
    </w:p>
    <w:p w:rsidR="00000000" w:rsidDel="00000000" w:rsidP="00000000" w:rsidRDefault="00000000" w:rsidRPr="00000000" w14:paraId="00000406">
      <w:pPr>
        <w:rPr>
          <w:b w:val="1"/>
          <w:bCs w:val="1"/>
        </w:rPr>
      </w:pPr>
      <w:r w:rsidDel="00000000" w:rsidR="00000000" w:rsidRPr="00000000">
        <w:rPr>
          <w:rtl w:val="0"/>
        </w:rPr>
        <w:t xml:space="preserve">The following are the key design guidelines to follow for DaaS program offering. </w:t>
      </w:r>
      <w:r w:rsidDel="00000000" w:rsidR="00000000" w:rsidRPr="00000000">
        <w:rPr>
          <w:b w:val="1"/>
          <w:bCs w:val="1"/>
          <w:rtl w:val="0"/>
        </w:rPr>
        <w:t xml:space="preserve">Please note, these are not exhaustive lists but minimal criteria required to trigger an asynchronous adoption cycle.</w:t>
      </w:r>
    </w:p>
    <w:p w:rsidR="00000000" w:rsidDel="00000000" w:rsidP="00000000" w:rsidRDefault="00000000" w:rsidRPr="00000000" w14:paraId="00000407">
      <w:pPr>
        <w:rPr>
          <w:b w:val="1"/>
          <w:bCs w:val="1"/>
        </w:rPr>
      </w:pPr>
      <w:r w:rsidDel="00000000" w:rsidR="00000000" w:rsidRPr="00000000">
        <w:rPr>
          <w:b w:val="1"/>
          <w:bCs w:val="1"/>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ind w:left="0" w:firstLine="0"/>
        <w:rPr/>
      </w:pPr>
      <w:r w:rsidDel="00000000" w:rsidR="00000000" w:rsidRPr="00000000">
        <w:rPr>
          <w:b w:val="0"/>
          <w:bCs w:val="0"/>
          <w:rtl w:val="0"/>
        </w:rPr>
        <w:t xml:space="preserve">Open loop VC issuance platforms</w:t>
      </w:r>
      <w:r w:rsidDel="00000000" w:rsidR="00000000" w:rsidRPr="00000000">
        <w:rPr>
          <w:rtl w:val="0"/>
        </w:rPr>
      </w:r>
    </w:p>
    <w:p w:rsidR="00000000" w:rsidDel="00000000" w:rsidP="00000000" w:rsidRDefault="00000000" w:rsidRPr="00000000" w14:paraId="00000409">
      <w:pPr>
        <w:numPr>
          <w:ilvl w:val="0"/>
          <w:numId w:val="45"/>
        </w:numPr>
        <w:spacing w:after="0" w:lineRule="auto"/>
        <w:ind w:left="720" w:hanging="360"/>
        <w:rPr/>
      </w:pPr>
      <w:r w:rsidDel="00000000" w:rsidR="00000000" w:rsidRPr="00000000">
        <w:rPr>
          <w:rtl w:val="0"/>
        </w:rPr>
        <w:t xml:space="preserve">Compliance to global VC standards and open schema specs </w:t>
      </w:r>
      <w:r w:rsidDel="00000000" w:rsidR="00000000" w:rsidRPr="00000000">
        <w:rPr>
          <w:rtl w:val="0"/>
        </w:rPr>
      </w:r>
    </w:p>
    <w:p w:rsidR="00000000" w:rsidDel="00000000" w:rsidP="00000000" w:rsidRDefault="00000000" w:rsidRPr="00000000" w14:paraId="0000040A">
      <w:pPr>
        <w:numPr>
          <w:ilvl w:val="0"/>
          <w:numId w:val="45"/>
        </w:numPr>
        <w:spacing w:after="0" w:lineRule="auto"/>
        <w:ind w:left="720" w:hanging="360"/>
        <w:rPr/>
      </w:pPr>
      <w:r w:rsidDel="00000000" w:rsidR="00000000" w:rsidRPr="00000000">
        <w:rPr>
          <w:rtl w:val="0"/>
        </w:rPr>
        <w:t xml:space="preserve">Support multiple delivery formats - e.g signed QRs, signed documents (pdf), machine readable (json, xml), etc.,</w:t>
      </w:r>
    </w:p>
    <w:p w:rsidR="00000000" w:rsidDel="00000000" w:rsidP="00000000" w:rsidRDefault="00000000" w:rsidRPr="00000000" w14:paraId="0000040B">
      <w:pPr>
        <w:numPr>
          <w:ilvl w:val="0"/>
          <w:numId w:val="45"/>
        </w:numPr>
        <w:spacing w:after="0" w:lineRule="auto"/>
        <w:ind w:left="720" w:hanging="360"/>
        <w:rPr/>
      </w:pPr>
      <w:r w:rsidDel="00000000" w:rsidR="00000000" w:rsidRPr="00000000">
        <w:rPr>
          <w:rtl w:val="0"/>
        </w:rPr>
        <w:t xml:space="preserve">Generate credentials both at individual record and in bulk</w:t>
      </w:r>
    </w:p>
    <w:p w:rsidR="00000000" w:rsidDel="00000000" w:rsidP="00000000" w:rsidRDefault="00000000" w:rsidRPr="00000000" w14:paraId="0000040C">
      <w:pPr>
        <w:numPr>
          <w:ilvl w:val="0"/>
          <w:numId w:val="45"/>
        </w:numPr>
        <w:spacing w:after="0" w:lineRule="auto"/>
        <w:ind w:left="720" w:hanging="360"/>
        <w:rPr/>
      </w:pPr>
      <w:r w:rsidDel="00000000" w:rsidR="00000000" w:rsidRPr="00000000">
        <w:rPr>
          <w:rtl w:val="0"/>
        </w:rPr>
        <w:t xml:space="preserve">Open loop issuance without forcing wallet and acceptance. Allow for asynchronous adoption with multiple options </w:t>
      </w:r>
    </w:p>
    <w:p w:rsidR="00000000" w:rsidDel="00000000" w:rsidP="00000000" w:rsidRDefault="00000000" w:rsidRPr="00000000" w14:paraId="0000040D">
      <w:pPr>
        <w:numPr>
          <w:ilvl w:val="0"/>
          <w:numId w:val="45"/>
        </w:numPr>
        <w:spacing w:after="0" w:lineRule="auto"/>
        <w:ind w:left="720" w:hanging="360"/>
        <w:rPr/>
      </w:pPr>
      <w:r w:rsidDel="00000000" w:rsidR="00000000" w:rsidRPr="00000000">
        <w:rPr>
          <w:rtl w:val="0"/>
        </w:rPr>
        <w:t xml:space="preserve">Open pricing and choice to issuer’s to sign up with an ecosystem of issuance providers to generate credentials as simple as “attested data file upload and credential download” through SaaS offering without any data getting stored in the SaaS instance</w:t>
      </w:r>
    </w:p>
    <w:p w:rsidR="00000000" w:rsidDel="00000000" w:rsidP="00000000" w:rsidRDefault="00000000" w:rsidRPr="00000000" w14:paraId="0000040E">
      <w:pPr>
        <w:spacing w:before="200" w:lineRule="auto"/>
        <w:rPr/>
      </w:pPr>
      <w:r w:rsidDel="00000000" w:rsidR="00000000" w:rsidRPr="00000000">
        <w:rPr>
          <w:rtl w:val="0"/>
        </w:rPr>
        <w:t xml:space="preserve">There are three models for DPGs/SPs/ISVs can consider offering VC  issuance capability:</w:t>
      </w:r>
    </w:p>
    <w:p w:rsidR="00000000" w:rsidDel="00000000" w:rsidP="00000000" w:rsidRDefault="00000000" w:rsidRPr="00000000" w14:paraId="0000040F">
      <w:pPr>
        <w:numPr>
          <w:ilvl w:val="0"/>
          <w:numId w:val="40"/>
        </w:numPr>
        <w:spacing w:after="0" w:lineRule="auto"/>
        <w:ind w:left="720" w:hanging="360"/>
        <w:rPr/>
      </w:pPr>
      <w:r w:rsidDel="00000000" w:rsidR="00000000" w:rsidRPr="00000000">
        <w:rPr>
          <w:b w:val="1"/>
          <w:bCs w:val="1"/>
          <w:rtl w:val="0"/>
        </w:rPr>
        <w:t xml:space="preserve">SDK Offering</w:t>
      </w:r>
      <w:r w:rsidDel="00000000" w:rsidR="00000000" w:rsidRPr="00000000">
        <w:rPr>
          <w:rtl w:val="0"/>
        </w:rPr>
        <w:t xml:space="preserve"> - Provide SDK/Libraries for issuers to generate credentials within the issuer's application/workflow context.</w:t>
      </w:r>
    </w:p>
    <w:p w:rsidR="00000000" w:rsidDel="00000000" w:rsidP="00000000" w:rsidRDefault="00000000" w:rsidRPr="00000000" w14:paraId="00000410">
      <w:pPr>
        <w:numPr>
          <w:ilvl w:val="0"/>
          <w:numId w:val="40"/>
        </w:numPr>
        <w:spacing w:after="0" w:lineRule="auto"/>
        <w:ind w:left="720" w:hanging="360"/>
        <w:rPr/>
      </w:pPr>
      <w:r w:rsidDel="00000000" w:rsidR="00000000" w:rsidRPr="00000000">
        <w:rPr>
          <w:b w:val="1"/>
          <w:bCs w:val="1"/>
          <w:rtl w:val="0"/>
        </w:rPr>
        <w:t xml:space="preserve">SaaS Offering</w:t>
      </w:r>
      <w:r w:rsidDel="00000000" w:rsidR="00000000" w:rsidRPr="00000000">
        <w:rPr>
          <w:rtl w:val="0"/>
        </w:rPr>
        <w:t xml:space="preserve"> - ISV hosted and operated SaaS offering on hyper scalers. Issuers to subscribe to credential generation services using File and API interfaces.</w:t>
      </w:r>
    </w:p>
    <w:p w:rsidR="00000000" w:rsidDel="00000000" w:rsidP="00000000" w:rsidRDefault="00000000" w:rsidRPr="00000000" w14:paraId="00000411">
      <w:pPr>
        <w:numPr>
          <w:ilvl w:val="0"/>
          <w:numId w:val="40"/>
        </w:numPr>
        <w:spacing w:after="0" w:lineRule="auto"/>
        <w:ind w:left="720" w:hanging="360"/>
        <w:rPr/>
      </w:pPr>
      <w:r w:rsidDel="00000000" w:rsidR="00000000" w:rsidRPr="00000000">
        <w:rPr>
          <w:b w:val="1"/>
          <w:bCs w:val="1"/>
          <w:rtl w:val="0"/>
        </w:rPr>
        <w:t xml:space="preserve">Hosted Offering</w:t>
      </w:r>
      <w:r w:rsidDel="00000000" w:rsidR="00000000" w:rsidRPr="00000000">
        <w:rPr>
          <w:rtl w:val="0"/>
        </w:rPr>
        <w:t xml:space="preserve">  - Issuers host the ISV product offering on the customer controlled public/private cloud or on-prem infra with the help of SPs and/or Issuer’s engineering/operational personnel.</w:t>
      </w:r>
    </w:p>
    <w:p w:rsidR="00000000" w:rsidDel="00000000" w:rsidP="00000000" w:rsidRDefault="00000000" w:rsidRPr="00000000" w14:paraId="00000412">
      <w:pPr>
        <w:pStyle w:val="Heading2"/>
        <w:ind w:left="0" w:firstLine="0"/>
        <w:rPr/>
      </w:pPr>
      <w:bookmarkStart w:colFirst="0" w:colLast="0" w:name="_e1zix4x96wo1" w:id="42"/>
      <w:bookmarkEnd w:id="42"/>
      <w:r w:rsidDel="00000000" w:rsidR="00000000" w:rsidRPr="00000000">
        <w:rPr>
          <w:b w:val="0"/>
          <w:bCs w:val="0"/>
          <w:rtl w:val="0"/>
        </w:rPr>
        <w:t xml:space="preserve">Inclusive approach to credential stores</w:t>
      </w:r>
      <w:r w:rsidDel="00000000" w:rsidR="00000000" w:rsidRPr="00000000">
        <w:rPr>
          <w:rtl w:val="0"/>
        </w:rPr>
      </w:r>
    </w:p>
    <w:p w:rsidR="00000000" w:rsidDel="00000000" w:rsidP="00000000" w:rsidRDefault="00000000" w:rsidRPr="00000000" w14:paraId="00000413">
      <w:pPr>
        <w:numPr>
          <w:ilvl w:val="0"/>
          <w:numId w:val="24"/>
        </w:numPr>
        <w:spacing w:after="0" w:lineRule="auto"/>
        <w:ind w:left="705" w:hanging="285"/>
        <w:rPr/>
      </w:pPr>
      <w:r w:rsidDel="00000000" w:rsidR="00000000" w:rsidRPr="00000000">
        <w:rPr>
          <w:rtl w:val="0"/>
        </w:rPr>
        <w:t xml:space="preserve">Compliance to global VC standards to store and share</w:t>
      </w:r>
    </w:p>
    <w:p w:rsidR="00000000" w:rsidDel="00000000" w:rsidP="00000000" w:rsidRDefault="00000000" w:rsidRPr="00000000" w14:paraId="00000414">
      <w:pPr>
        <w:numPr>
          <w:ilvl w:val="0"/>
          <w:numId w:val="24"/>
        </w:numPr>
        <w:spacing w:after="0" w:lineRule="auto"/>
        <w:ind w:left="708.6614173228347" w:hanging="283.46456692913375"/>
        <w:rPr>
          <w:u w:val="none"/>
        </w:rPr>
      </w:pPr>
      <w:r w:rsidDel="00000000" w:rsidR="00000000" w:rsidRPr="00000000">
        <w:rPr>
          <w:rtl w:val="0"/>
        </w:rPr>
        <w:t xml:space="preserve">Issuance of credentials to subject/holder in multiple formats. E.g signed QRs, signed documents (pdf), machine readable (json, xml), etc.,</w:t>
      </w:r>
    </w:p>
    <w:p w:rsidR="00000000" w:rsidDel="00000000" w:rsidP="00000000" w:rsidRDefault="00000000" w:rsidRPr="00000000" w14:paraId="00000415">
      <w:pPr>
        <w:numPr>
          <w:ilvl w:val="0"/>
          <w:numId w:val="24"/>
        </w:numPr>
        <w:spacing w:after="0" w:lineRule="auto"/>
        <w:ind w:left="708.6614173228347" w:hanging="283.46456692913375"/>
        <w:rPr>
          <w:u w:val="none"/>
        </w:rPr>
      </w:pPr>
      <w:r w:rsidDel="00000000" w:rsidR="00000000" w:rsidRPr="00000000">
        <w:rPr>
          <w:rtl w:val="0"/>
        </w:rPr>
        <w:t xml:space="preserve">Choice to credential holder to receive credentials through multiple channels. E.g in-person, web portal, mobile app, wallet</w:t>
      </w:r>
    </w:p>
    <w:p w:rsidR="00000000" w:rsidDel="00000000" w:rsidP="00000000" w:rsidRDefault="00000000" w:rsidRPr="00000000" w14:paraId="00000416">
      <w:pPr>
        <w:numPr>
          <w:ilvl w:val="0"/>
          <w:numId w:val="24"/>
        </w:numPr>
        <w:spacing w:after="0" w:lineRule="auto"/>
        <w:ind w:left="708.6614173228347" w:hanging="283.46456692913375"/>
        <w:rPr>
          <w:u w:val="none"/>
        </w:rPr>
      </w:pPr>
      <w:r w:rsidDel="00000000" w:rsidR="00000000" w:rsidRPr="00000000">
        <w:rPr>
          <w:rtl w:val="0"/>
        </w:rPr>
        <w:t xml:space="preserve">Choice  to credential holder to store the credentials in physical / digital worlds. E.g print outs, personal computers, mobile devices, cloud storage, wallets, etc.,</w:t>
      </w:r>
    </w:p>
    <w:p w:rsidR="00000000" w:rsidDel="00000000" w:rsidP="00000000" w:rsidRDefault="00000000" w:rsidRPr="00000000" w14:paraId="00000417">
      <w:pPr>
        <w:numPr>
          <w:ilvl w:val="0"/>
          <w:numId w:val="24"/>
        </w:numPr>
        <w:spacing w:after="0" w:lineRule="auto"/>
        <w:ind w:left="708.6614173228347" w:hanging="283.46456692913375"/>
        <w:rPr>
          <w:u w:val="none"/>
        </w:rPr>
      </w:pPr>
      <w:r w:rsidDel="00000000" w:rsidR="00000000" w:rsidRPr="00000000">
        <w:rPr>
          <w:rtl w:val="0"/>
        </w:rPr>
        <w:t xml:space="preserve">Compliant to open standards to authenticate (knowledge based, otp, biometric, etc.,) credential subjects/holders to fetch and store  credentials in user controlled eLocker/wallet.</w:t>
      </w:r>
    </w:p>
    <w:p w:rsidR="00000000" w:rsidDel="00000000" w:rsidP="00000000" w:rsidRDefault="00000000" w:rsidRPr="00000000" w14:paraId="00000418">
      <w:pPr>
        <w:spacing w:after="0" w:lineRule="auto"/>
        <w:ind w:left="1440" w:firstLine="0"/>
        <w:rPr/>
      </w:pPr>
      <w:r w:rsidDel="00000000" w:rsidR="00000000" w:rsidRPr="00000000">
        <w:rPr>
          <w:rtl w:val="0"/>
        </w:rPr>
      </w:r>
    </w:p>
    <w:p w:rsidR="00000000" w:rsidDel="00000000" w:rsidP="00000000" w:rsidRDefault="00000000" w:rsidRPr="00000000" w14:paraId="00000419">
      <w:pPr>
        <w:pStyle w:val="Heading2"/>
        <w:spacing w:after="0" w:lineRule="auto"/>
        <w:ind w:left="0" w:firstLine="0"/>
        <w:rPr/>
      </w:pPr>
      <w:bookmarkStart w:colFirst="0" w:colLast="0" w:name="_w58n8khdh70q" w:id="43"/>
      <w:bookmarkEnd w:id="43"/>
      <w:r w:rsidDel="00000000" w:rsidR="00000000" w:rsidRPr="00000000">
        <w:rPr>
          <w:b w:val="0"/>
          <w:bCs w:val="0"/>
          <w:rtl w:val="0"/>
        </w:rPr>
        <w:t xml:space="preserve">Verifications SDK</w:t>
      </w:r>
      <w:r w:rsidDel="00000000" w:rsidR="00000000" w:rsidRPr="00000000">
        <w:rPr>
          <w:rtl w:val="0"/>
        </w:rPr>
      </w:r>
    </w:p>
    <w:p w:rsidR="00000000" w:rsidDel="00000000" w:rsidP="00000000" w:rsidRDefault="00000000" w:rsidRPr="00000000" w14:paraId="0000041A">
      <w:pPr>
        <w:numPr>
          <w:ilvl w:val="0"/>
          <w:numId w:val="35"/>
        </w:numPr>
        <w:spacing w:after="0" w:lineRule="auto"/>
        <w:ind w:left="708.6614173228347" w:hanging="283.46456692913375"/>
        <w:rPr/>
      </w:pPr>
      <w:r w:rsidDel="00000000" w:rsidR="00000000" w:rsidRPr="00000000">
        <w:rPr>
          <w:rtl w:val="0"/>
        </w:rPr>
        <w:t xml:space="preserve">Compliance to global verifiable presentation (VP) standards to accept including Zero Knowledge Proofs (ZKPs)</w:t>
      </w:r>
    </w:p>
    <w:p w:rsidR="00000000" w:rsidDel="00000000" w:rsidP="00000000" w:rsidRDefault="00000000" w:rsidRPr="00000000" w14:paraId="0000041B">
      <w:pPr>
        <w:numPr>
          <w:ilvl w:val="0"/>
          <w:numId w:val="35"/>
        </w:numPr>
        <w:spacing w:after="0" w:lineRule="auto"/>
        <w:ind w:left="708.6614173228347" w:hanging="283.46456692913375"/>
        <w:rPr>
          <w:u w:val="none"/>
        </w:rPr>
      </w:pPr>
      <w:r w:rsidDel="00000000" w:rsidR="00000000" w:rsidRPr="00000000">
        <w:rPr>
          <w:rtl w:val="0"/>
        </w:rPr>
        <w:t xml:space="preserve">Choice to credential holder to present credentials in multiple formats and  channels</w:t>
      </w:r>
    </w:p>
    <w:p w:rsidR="00000000" w:rsidDel="00000000" w:rsidP="00000000" w:rsidRDefault="00000000" w:rsidRPr="00000000" w14:paraId="0000041C">
      <w:pPr>
        <w:numPr>
          <w:ilvl w:val="0"/>
          <w:numId w:val="35"/>
        </w:numPr>
        <w:spacing w:after="0" w:lineRule="auto"/>
        <w:ind w:left="708.6614173228347" w:hanging="283.46456692913375"/>
        <w:rPr>
          <w:u w:val="none"/>
        </w:rPr>
      </w:pPr>
      <w:r w:rsidDel="00000000" w:rsidR="00000000" w:rsidRPr="00000000">
        <w:rPr>
          <w:rtl w:val="0"/>
        </w:rPr>
        <w:t xml:space="preserve">Verification module should do the following checks:</w:t>
      </w:r>
    </w:p>
    <w:p w:rsidR="00000000" w:rsidDel="00000000" w:rsidP="00000000" w:rsidRDefault="00000000" w:rsidRPr="00000000" w14:paraId="0000041D">
      <w:pPr>
        <w:numPr>
          <w:ilvl w:val="1"/>
          <w:numId w:val="35"/>
        </w:numPr>
        <w:spacing w:after="0" w:lineRule="auto"/>
        <w:ind w:left="1559.0551181102362" w:hanging="283.4645669291339"/>
        <w:rPr>
          <w:u w:val="none"/>
        </w:rPr>
      </w:pPr>
      <w:r w:rsidDel="00000000" w:rsidR="00000000" w:rsidRPr="00000000">
        <w:rPr>
          <w:rtl w:val="0"/>
        </w:rPr>
        <w:t xml:space="preserve">Document integrity checks (not tampered)</w:t>
      </w:r>
    </w:p>
    <w:p w:rsidR="00000000" w:rsidDel="00000000" w:rsidP="00000000" w:rsidRDefault="00000000" w:rsidRPr="00000000" w14:paraId="0000041E">
      <w:pPr>
        <w:numPr>
          <w:ilvl w:val="1"/>
          <w:numId w:val="35"/>
        </w:numPr>
        <w:spacing w:after="0" w:lineRule="auto"/>
        <w:ind w:left="1559.0551181102362" w:hanging="283.4645669291339"/>
        <w:rPr>
          <w:u w:val="none"/>
        </w:rPr>
      </w:pPr>
      <w:r w:rsidDel="00000000" w:rsidR="00000000" w:rsidRPr="00000000">
        <w:rPr>
          <w:rtl w:val="0"/>
        </w:rPr>
        <w:t xml:space="preserve">Issuer identity check (valid or recognized issuer as per VC accepting entity)</w:t>
      </w:r>
    </w:p>
    <w:p w:rsidR="00000000" w:rsidDel="00000000" w:rsidP="00000000" w:rsidRDefault="00000000" w:rsidRPr="00000000" w14:paraId="0000041F">
      <w:pPr>
        <w:numPr>
          <w:ilvl w:val="1"/>
          <w:numId w:val="35"/>
        </w:numPr>
        <w:spacing w:after="0" w:lineRule="auto"/>
        <w:ind w:left="1559.0551181102362" w:hanging="283.4645669291339"/>
        <w:rPr>
          <w:u w:val="none"/>
        </w:rPr>
      </w:pPr>
      <w:r w:rsidDel="00000000" w:rsidR="00000000" w:rsidRPr="00000000">
        <w:rPr>
          <w:rtl w:val="0"/>
        </w:rPr>
        <w:t xml:space="preserve">Credential subject/holder identity check (Optional and as per transaction risk determined by VC accepting entity) </w:t>
      </w:r>
    </w:p>
    <w:p w:rsidR="00000000" w:rsidDel="00000000" w:rsidP="00000000" w:rsidRDefault="00000000" w:rsidRPr="00000000" w14:paraId="00000420">
      <w:pPr>
        <w:numPr>
          <w:ilvl w:val="0"/>
          <w:numId w:val="35"/>
        </w:numPr>
        <w:spacing w:after="0" w:lineRule="auto"/>
        <w:ind w:left="708.6614173228347" w:hanging="283.46456692913375"/>
        <w:rPr/>
      </w:pPr>
      <w:r w:rsidDel="00000000" w:rsidR="00000000" w:rsidRPr="00000000">
        <w:rPr>
          <w:rtl w:val="0"/>
        </w:rPr>
        <w:t xml:space="preserve">Verification SDK should support both offline &amp; online acceptance</w:t>
      </w:r>
    </w:p>
    <w:p w:rsidR="00000000" w:rsidDel="00000000" w:rsidP="00000000" w:rsidRDefault="00000000" w:rsidRPr="00000000" w14:paraId="00000421">
      <w:pPr>
        <w:numPr>
          <w:ilvl w:val="0"/>
          <w:numId w:val="35"/>
        </w:numPr>
        <w:spacing w:after="0" w:lineRule="auto"/>
        <w:ind w:left="708.6614173228347" w:hanging="283.46456692913375"/>
        <w:rPr/>
      </w:pPr>
      <w:r w:rsidDel="00000000" w:rsidR="00000000" w:rsidRPr="00000000">
        <w:rPr>
          <w:rtl w:val="0"/>
        </w:rPr>
        <w:t xml:space="preserve">Enable easy integration with accepting entity applications, workflows for easy adoption to preserve machine readability for further downstream processing e.g auto fill forms, prove various domain context attributes like issue/expiry dates, status etc.,</w:t>
      </w:r>
      <w:r w:rsidDel="00000000" w:rsidR="00000000" w:rsidRPr="00000000">
        <w:rPr>
          <w:rtl w:val="0"/>
        </w:rPr>
      </w:r>
    </w:p>
    <w:p w:rsidR="00000000" w:rsidDel="00000000" w:rsidP="00000000" w:rsidRDefault="00000000" w:rsidRPr="00000000" w14:paraId="00000422">
      <w:pPr>
        <w:spacing w:after="0" w:lineRule="auto"/>
        <w:rPr>
          <w:sz w:val="24"/>
          <w:szCs w:val="24"/>
        </w:rPr>
      </w:pPr>
      <w:r w:rsidDel="00000000" w:rsidR="00000000" w:rsidRPr="00000000">
        <w:rPr>
          <w:rtl w:val="0"/>
        </w:rPr>
      </w:r>
    </w:p>
    <w:p w:rsidR="00000000" w:rsidDel="00000000" w:rsidP="00000000" w:rsidRDefault="00000000" w:rsidRPr="00000000" w14:paraId="00000423">
      <w:pPr>
        <w:pStyle w:val="Heading2"/>
        <w:spacing w:after="0" w:lineRule="auto"/>
        <w:ind w:left="0" w:firstLine="0"/>
        <w:rPr/>
      </w:pPr>
      <w:bookmarkStart w:colFirst="0" w:colLast="0" w:name="_bd2682qi6lv3" w:id="44"/>
      <w:bookmarkEnd w:id="44"/>
      <w:r w:rsidDel="00000000" w:rsidR="00000000" w:rsidRPr="00000000">
        <w:rPr>
          <w:b w:val="0"/>
          <w:bCs w:val="0"/>
          <w:rtl w:val="0"/>
        </w:rPr>
        <w:t xml:space="preserve">Supporting Trust Infrastructure</w:t>
      </w:r>
      <w:r w:rsidDel="00000000" w:rsidR="00000000" w:rsidRPr="00000000">
        <w:rPr>
          <w:rtl w:val="0"/>
        </w:rPr>
      </w:r>
    </w:p>
    <w:p w:rsidR="00000000" w:rsidDel="00000000" w:rsidP="00000000" w:rsidRDefault="00000000" w:rsidRPr="00000000" w14:paraId="00000424">
      <w:pPr>
        <w:numPr>
          <w:ilvl w:val="0"/>
          <w:numId w:val="3"/>
        </w:numPr>
        <w:spacing w:after="0" w:lineRule="auto"/>
        <w:ind w:left="720" w:hanging="360"/>
        <w:rPr>
          <w:u w:val="none"/>
        </w:rPr>
      </w:pPr>
      <w:r w:rsidDel="00000000" w:rsidR="00000000" w:rsidRPr="00000000">
        <w:rPr>
          <w:rtl w:val="0"/>
        </w:rPr>
        <w:t xml:space="preserve">Support for schema registries, issuer directory/registries, digital signing, etc to loosely bind above issuance, store and verifications components that can evolve independently and scale asynchronously.</w:t>
      </w:r>
    </w:p>
    <w:p w:rsidR="00000000" w:rsidDel="00000000" w:rsidP="00000000" w:rsidRDefault="00000000" w:rsidRPr="00000000" w14:paraId="00000425">
      <w:pPr>
        <w:numPr>
          <w:ilvl w:val="0"/>
          <w:numId w:val="3"/>
        </w:numPr>
        <w:spacing w:after="0" w:lineRule="auto"/>
        <w:ind w:left="720" w:hanging="360"/>
        <w:rPr>
          <w:u w:val="none"/>
        </w:rPr>
        <w:sectPr>
          <w:type w:val="nextPage"/>
          <w:pgSz w:h="15840" w:w="12240" w:orient="portrait"/>
          <w:pgMar w:bottom="1440.0000000000002" w:top="1440.0000000000002" w:left="1842.5196850393697" w:right="1440.0000000000002" w:header="720" w:footer="720"/>
        </w:sectPr>
      </w:pPr>
      <w:r w:rsidDel="00000000" w:rsidR="00000000" w:rsidRPr="00000000">
        <w:rPr>
          <w:rtl w:val="0"/>
        </w:rPr>
        <w:t xml:space="preserve">Support for governance frameworks, guidelines and standards at a community, sector, regional and national level to enable inter and intra operable networks</w:t>
      </w:r>
      <w:r w:rsidDel="00000000" w:rsidR="00000000" w:rsidRPr="00000000">
        <w:rPr>
          <w:rtl w:val="0"/>
        </w:rPr>
      </w:r>
    </w:p>
    <w:p w:rsidR="00000000" w:rsidDel="00000000" w:rsidP="00000000" w:rsidRDefault="00000000" w:rsidRPr="00000000" w14:paraId="0000042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pPr>
      <w:bookmarkStart w:colFirst="0" w:colLast="0" w:name="_wqp7lo4ng6iv" w:id="45"/>
      <w:bookmarkEnd w:id="45"/>
      <w:r w:rsidDel="00000000" w:rsidR="00000000" w:rsidRPr="00000000">
        <w:rPr>
          <w:rtl w:val="0"/>
        </w:rPr>
      </w:r>
    </w:p>
    <w:p w:rsidR="00000000" w:rsidDel="00000000" w:rsidP="00000000" w:rsidRDefault="00000000" w:rsidRPr="00000000" w14:paraId="0000042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pPr>
      <w:bookmarkStart w:colFirst="0" w:colLast="0" w:name="_gag8s9lqxuyt" w:id="46"/>
      <w:bookmarkEnd w:id="46"/>
      <w:r w:rsidDel="00000000" w:rsidR="00000000" w:rsidRPr="00000000">
        <w:rPr>
          <w:rtl w:val="0"/>
        </w:rPr>
        <w:t xml:space="preserve">APPENDIX </w:t>
      </w:r>
      <w:r w:rsidDel="00000000" w:rsidR="00000000" w:rsidRPr="00000000">
        <w:rPr>
          <w:rtl w:val="0"/>
        </w:rPr>
        <w:t xml:space="preserve">- </w:t>
      </w:r>
      <w:r w:rsidDel="00000000" w:rsidR="00000000" w:rsidRPr="00000000">
        <w:rPr>
          <w:rtl w:val="0"/>
        </w:rPr>
        <w:t xml:space="preserve">2. </w:t>
      </w:r>
      <w:r w:rsidDel="00000000" w:rsidR="00000000" w:rsidRPr="00000000">
        <w:rPr>
          <w:b w:val="1"/>
          <w:bCs w:val="1"/>
          <w:sz w:val="28"/>
          <w:szCs w:val="28"/>
          <w:rtl w:val="0"/>
        </w:rPr>
        <w:t xml:space="preserve">Qualification &amp; Evaluation Criteria </w:t>
      </w:r>
      <w:r w:rsidDel="00000000" w:rsidR="00000000" w:rsidRPr="00000000">
        <w:rPr>
          <w:rtl w:val="0"/>
        </w:rPr>
      </w:r>
    </w:p>
    <w:p w:rsidR="00000000" w:rsidDel="00000000" w:rsidP="00000000" w:rsidRDefault="00000000" w:rsidRPr="00000000" w14:paraId="00000428">
      <w:pPr>
        <w:pStyle w:val="Heading2"/>
        <w:numPr>
          <w:ilvl w:val="0"/>
          <w:numId w:val="21"/>
        </w:numPr>
        <w:spacing w:before="400" w:lineRule="auto"/>
        <w:ind w:left="720" w:hanging="360"/>
        <w:rPr>
          <w:u w:val="none"/>
        </w:rPr>
      </w:pPr>
      <w:bookmarkStart w:colFirst="0" w:colLast="0" w:name="_faxsfn9qlf9t" w:id="47"/>
      <w:bookmarkEnd w:id="47"/>
      <w:r w:rsidDel="00000000" w:rsidR="00000000" w:rsidRPr="00000000">
        <w:rPr>
          <w:rtl w:val="0"/>
        </w:rPr>
        <w:t xml:space="preserve">Qualification</w:t>
      </w:r>
    </w:p>
    <w:tbl>
      <w:tblPr>
        <w:tblStyle w:val="Table1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0415335463258"/>
        <w:gridCol w:w="683.1948881789137"/>
        <w:gridCol w:w="2784.5367412140577"/>
        <w:gridCol w:w="4140.575079872205"/>
        <w:gridCol w:w="1273.2268370607028"/>
        <w:gridCol w:w="2339.4249201277953"/>
        <w:tblGridChange w:id="0">
          <w:tblGrid>
            <w:gridCol w:w="1739.0415335463258"/>
            <w:gridCol w:w="683.1948881789137"/>
            <w:gridCol w:w="2784.5367412140577"/>
            <w:gridCol w:w="4140.575079872205"/>
            <w:gridCol w:w="1273.2268370607028"/>
            <w:gridCol w:w="2339.424920127795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9">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A">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Ref 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B">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Criteria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C">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Requirements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D">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Compliance (Y/N)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E">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Evidence to be submitted</w:t>
            </w:r>
            <w:r w:rsidDel="00000000" w:rsidR="00000000" w:rsidRPr="00000000">
              <w:rPr>
                <w:rtl w:val="0"/>
              </w:rPr>
            </w:r>
          </w:p>
        </w:tc>
      </w:tr>
      <w:tr>
        <w:trPr>
          <w:cantSplit w:val="0"/>
          <w:trHeight w:val="8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F">
            <w:pPr>
              <w:widowControl w:val="0"/>
              <w:spacing w:after="0" w:lineRule="auto"/>
              <w:jc w:val="left"/>
              <w:rPr>
                <w:sz w:val="20"/>
                <w:szCs w:val="20"/>
              </w:rPr>
            </w:pPr>
            <w:r w:rsidDel="00000000" w:rsidR="00000000" w:rsidRPr="00000000">
              <w:rPr>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0">
            <w:pPr>
              <w:widowControl w:val="0"/>
              <w:spacing w:after="0" w:lineRule="auto"/>
              <w:jc w:val="left"/>
              <w:rPr>
                <w:sz w:val="20"/>
                <w:szCs w:val="20"/>
              </w:rPr>
            </w:pPr>
            <w:r w:rsidDel="00000000" w:rsidR="00000000" w:rsidRPr="00000000">
              <w:rPr>
                <w:sz w:val="20"/>
                <w:szCs w:val="20"/>
                <w:rtl w:val="0"/>
              </w:rPr>
              <w:t xml:space="preserve">Q1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1">
            <w:pPr>
              <w:widowControl w:val="0"/>
              <w:spacing w:after="0" w:lineRule="auto"/>
              <w:jc w:val="left"/>
              <w:rPr>
                <w:sz w:val="20"/>
                <w:szCs w:val="20"/>
              </w:rPr>
            </w:pPr>
            <w:r w:rsidDel="00000000" w:rsidR="00000000" w:rsidRPr="00000000">
              <w:rPr>
                <w:sz w:val="20"/>
                <w:szCs w:val="20"/>
                <w:rtl w:val="0"/>
              </w:rPr>
              <w:t xml:space="preserve">Registered company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2">
            <w:pPr>
              <w:widowControl w:val="0"/>
              <w:spacing w:after="0" w:lineRule="auto"/>
              <w:jc w:val="left"/>
              <w:rPr>
                <w:sz w:val="20"/>
                <w:szCs w:val="20"/>
              </w:rPr>
            </w:pPr>
            <w:r w:rsidDel="00000000" w:rsidR="00000000" w:rsidRPr="00000000">
              <w:rPr>
                <w:sz w:val="20"/>
                <w:szCs w:val="20"/>
                <w:rtl w:val="0"/>
              </w:rPr>
              <w:t xml:space="preserve">1. Certificate of registration or incorporation</w:t>
            </w:r>
          </w:p>
          <w:p w:rsidR="00000000" w:rsidDel="00000000" w:rsidP="00000000" w:rsidRDefault="00000000" w:rsidRPr="00000000" w14:paraId="00000433">
            <w:pPr>
              <w:widowControl w:val="0"/>
              <w:spacing w:after="0" w:lineRule="auto"/>
              <w:jc w:val="left"/>
              <w:rPr>
                <w:sz w:val="20"/>
                <w:szCs w:val="20"/>
              </w:rPr>
            </w:pPr>
            <w:r w:rsidDel="00000000" w:rsidR="00000000" w:rsidRPr="00000000">
              <w:rPr>
                <w:sz w:val="20"/>
                <w:szCs w:val="20"/>
                <w:rtl w:val="0"/>
              </w:rPr>
              <w:t xml:space="preserve">2. Valid proof of established office for last 3 years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4">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5">
            <w:pPr>
              <w:widowControl w:val="0"/>
              <w:spacing w:after="0" w:lineRule="auto"/>
              <w:jc w:val="left"/>
              <w:rPr>
                <w:sz w:val="20"/>
                <w:szCs w:val="20"/>
              </w:rPr>
            </w:pPr>
            <w:r w:rsidDel="00000000" w:rsidR="00000000" w:rsidRPr="00000000">
              <w:rPr>
                <w:sz w:val="20"/>
                <w:szCs w:val="20"/>
                <w:rtl w:val="0"/>
              </w:rPr>
              <w:t xml:space="preserve">Certified by Authorised Signatory</w:t>
            </w:r>
          </w:p>
          <w:p w:rsidR="00000000" w:rsidDel="00000000" w:rsidP="00000000" w:rsidRDefault="00000000" w:rsidRPr="00000000" w14:paraId="00000436">
            <w:pPr>
              <w:widowControl w:val="0"/>
              <w:spacing w:after="0" w:lineRule="auto"/>
              <w:jc w:val="left"/>
              <w:rPr>
                <w:sz w:val="20"/>
                <w:szCs w:val="20"/>
              </w:rPr>
            </w:pPr>
            <w:r w:rsidDel="00000000" w:rsidR="00000000" w:rsidRPr="00000000">
              <w:rPr>
                <w:sz w:val="20"/>
                <w:szCs w:val="20"/>
                <w:rtl w:val="0"/>
              </w:rPr>
              <w:t xml:space="preserve">1. Copy of certificate of Incorporation / Registration</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7">
            <w:pPr>
              <w:widowControl w:val="0"/>
              <w:spacing w:after="0" w:lineRule="auto"/>
              <w:jc w:val="left"/>
              <w:rPr>
                <w:sz w:val="20"/>
                <w:szCs w:val="20"/>
              </w:rPr>
            </w:pPr>
            <w:r w:rsidDel="00000000" w:rsidR="00000000" w:rsidRPr="00000000">
              <w:rPr>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8">
            <w:pPr>
              <w:widowControl w:val="0"/>
              <w:spacing w:after="0" w:lineRule="auto"/>
              <w:jc w:val="left"/>
              <w:rPr>
                <w:sz w:val="20"/>
                <w:szCs w:val="20"/>
              </w:rPr>
            </w:pPr>
            <w:r w:rsidDel="00000000" w:rsidR="00000000" w:rsidRPr="00000000">
              <w:rPr>
                <w:sz w:val="20"/>
                <w:szCs w:val="20"/>
                <w:rtl w:val="0"/>
              </w:rPr>
              <w:t xml:space="preserve">Q2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9">
            <w:pPr>
              <w:widowControl w:val="0"/>
              <w:spacing w:after="0" w:lineRule="auto"/>
              <w:jc w:val="left"/>
              <w:rPr>
                <w:sz w:val="20"/>
                <w:szCs w:val="20"/>
              </w:rPr>
            </w:pPr>
            <w:r w:rsidDel="00000000" w:rsidR="00000000" w:rsidRPr="00000000">
              <w:rPr>
                <w:sz w:val="20"/>
                <w:szCs w:val="20"/>
                <w:rtl w:val="0"/>
              </w:rPr>
              <w:t xml:space="preserve">Financial Stability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A">
            <w:pPr>
              <w:widowControl w:val="0"/>
              <w:spacing w:after="0" w:lineRule="auto"/>
              <w:jc w:val="left"/>
              <w:rPr>
                <w:sz w:val="20"/>
                <w:szCs w:val="20"/>
              </w:rPr>
            </w:pPr>
            <w:r w:rsidDel="00000000" w:rsidR="00000000" w:rsidRPr="00000000">
              <w:rPr>
                <w:sz w:val="20"/>
                <w:szCs w:val="20"/>
                <w:rtl w:val="0"/>
              </w:rPr>
              <w:t xml:space="preserve">1. Should have had a positive net worth in the last 3 financial years (i.e, - FY 2022-23, FY 2021-22, FY 2020-21)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B">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C">
            <w:pPr>
              <w:widowControl w:val="0"/>
              <w:spacing w:after="0" w:lineRule="auto"/>
              <w:jc w:val="left"/>
              <w:rPr>
                <w:sz w:val="20"/>
                <w:szCs w:val="20"/>
              </w:rPr>
            </w:pPr>
            <w:r w:rsidDel="00000000" w:rsidR="00000000" w:rsidRPr="00000000">
              <w:rPr>
                <w:sz w:val="20"/>
                <w:szCs w:val="20"/>
                <w:rtl w:val="0"/>
              </w:rPr>
              <w:t xml:space="preserve">CA certified copy to be provided</w:t>
            </w:r>
            <w:r w:rsidDel="00000000" w:rsidR="00000000" w:rsidRPr="00000000">
              <w:rPr>
                <w:rtl w:val="0"/>
              </w:rPr>
            </w:r>
          </w:p>
        </w:tc>
      </w:tr>
      <w:tr>
        <w:trPr>
          <w:cantSplit w:val="0"/>
          <w:trHeight w:val="8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D">
            <w:pPr>
              <w:widowControl w:val="0"/>
              <w:spacing w:after="0" w:lineRule="auto"/>
              <w:jc w:val="left"/>
              <w:rPr>
                <w:sz w:val="20"/>
                <w:szCs w:val="20"/>
              </w:rPr>
            </w:pPr>
            <w:r w:rsidDel="00000000" w:rsidR="00000000" w:rsidRPr="00000000">
              <w:rPr>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E">
            <w:pPr>
              <w:widowControl w:val="0"/>
              <w:spacing w:after="0" w:lineRule="auto"/>
              <w:jc w:val="left"/>
              <w:rPr>
                <w:sz w:val="20"/>
                <w:szCs w:val="20"/>
              </w:rPr>
            </w:pPr>
            <w:r w:rsidDel="00000000" w:rsidR="00000000" w:rsidRPr="00000000">
              <w:rPr>
                <w:sz w:val="20"/>
                <w:szCs w:val="20"/>
                <w:rtl w:val="0"/>
              </w:rPr>
              <w:t xml:space="preserve">Q3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F">
            <w:pPr>
              <w:widowControl w:val="0"/>
              <w:spacing w:after="0" w:lineRule="auto"/>
              <w:jc w:val="left"/>
              <w:rPr>
                <w:sz w:val="20"/>
                <w:szCs w:val="20"/>
              </w:rPr>
            </w:pPr>
            <w:r w:rsidDel="00000000" w:rsidR="00000000" w:rsidRPr="00000000">
              <w:rPr>
                <w:sz w:val="20"/>
                <w:szCs w:val="20"/>
                <w:rtl w:val="0"/>
              </w:rPr>
              <w:t xml:space="preserve">Turnover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0">
            <w:pPr>
              <w:widowControl w:val="0"/>
              <w:spacing w:after="0" w:lineRule="auto"/>
              <w:jc w:val="left"/>
              <w:rPr>
                <w:sz w:val="20"/>
                <w:szCs w:val="20"/>
              </w:rPr>
            </w:pPr>
            <w:r w:rsidDel="00000000" w:rsidR="00000000" w:rsidRPr="00000000">
              <w:rPr>
                <w:sz w:val="20"/>
                <w:szCs w:val="20"/>
                <w:rtl w:val="0"/>
              </w:rPr>
              <w:t xml:space="preserve">1. Audited balance sheet for 3 years</w:t>
            </w:r>
          </w:p>
          <w:p w:rsidR="00000000" w:rsidDel="00000000" w:rsidP="00000000" w:rsidRDefault="00000000" w:rsidRPr="00000000" w14:paraId="00000441">
            <w:pPr>
              <w:widowControl w:val="0"/>
              <w:spacing w:after="0" w:lineRule="auto"/>
              <w:jc w:val="left"/>
              <w:rPr>
                <w:sz w:val="20"/>
                <w:szCs w:val="20"/>
              </w:rPr>
            </w:pPr>
            <w:r w:rsidDel="00000000" w:rsidR="00000000" w:rsidRPr="00000000">
              <w:rPr>
                <w:sz w:val="20"/>
                <w:szCs w:val="20"/>
                <w:rtl w:val="0"/>
              </w:rPr>
              <w:t xml:space="preserve">2. Turnover should be from IT services similar to the DaaS project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2">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3">
            <w:pPr>
              <w:widowControl w:val="0"/>
              <w:spacing w:after="0" w:lineRule="auto"/>
              <w:jc w:val="left"/>
              <w:rPr>
                <w:sz w:val="20"/>
                <w:szCs w:val="20"/>
              </w:rPr>
            </w:pPr>
            <w:r w:rsidDel="00000000" w:rsidR="00000000" w:rsidRPr="00000000">
              <w:rPr>
                <w:sz w:val="20"/>
                <w:szCs w:val="20"/>
                <w:rtl w:val="0"/>
              </w:rPr>
              <w:t xml:space="preserve">CA certified copy should be provided mentioning business from total IT Services.</w:t>
            </w:r>
            <w:r w:rsidDel="00000000" w:rsidR="00000000" w:rsidRPr="00000000">
              <w:rPr>
                <w:rtl w:val="0"/>
              </w:rPr>
            </w:r>
          </w:p>
        </w:tc>
      </w:tr>
      <w:tr>
        <w:trPr>
          <w:cantSplit w:val="0"/>
          <w:trHeight w:val="8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4">
            <w:pPr>
              <w:widowControl w:val="0"/>
              <w:spacing w:after="0" w:lineRule="auto"/>
              <w:jc w:val="left"/>
              <w:rPr>
                <w:sz w:val="20"/>
                <w:szCs w:val="20"/>
              </w:rPr>
            </w:pPr>
            <w:r w:rsidDel="00000000" w:rsidR="00000000" w:rsidRPr="00000000">
              <w:rPr>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5">
            <w:pPr>
              <w:widowControl w:val="0"/>
              <w:spacing w:after="0" w:lineRule="auto"/>
              <w:jc w:val="left"/>
              <w:rPr>
                <w:sz w:val="20"/>
                <w:szCs w:val="20"/>
              </w:rPr>
            </w:pPr>
            <w:r w:rsidDel="00000000" w:rsidR="00000000" w:rsidRPr="00000000">
              <w:rPr>
                <w:sz w:val="20"/>
                <w:szCs w:val="20"/>
                <w:rtl w:val="0"/>
              </w:rPr>
              <w:t xml:space="preserve">Q4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6">
            <w:pPr>
              <w:widowControl w:val="0"/>
              <w:spacing w:after="0" w:lineRule="auto"/>
              <w:jc w:val="left"/>
              <w:rPr>
                <w:sz w:val="20"/>
                <w:szCs w:val="20"/>
              </w:rPr>
            </w:pPr>
            <w:r w:rsidDel="00000000" w:rsidR="00000000" w:rsidRPr="00000000">
              <w:rPr>
                <w:sz w:val="20"/>
                <w:szCs w:val="20"/>
                <w:rtl w:val="0"/>
              </w:rPr>
              <w:t xml:space="preserve">Qualified Manpower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7">
            <w:pPr>
              <w:widowControl w:val="0"/>
              <w:spacing w:after="0" w:lineRule="auto"/>
              <w:jc w:val="left"/>
              <w:rPr>
                <w:sz w:val="20"/>
                <w:szCs w:val="20"/>
              </w:rPr>
            </w:pPr>
            <w:r w:rsidDel="00000000" w:rsidR="00000000" w:rsidRPr="00000000">
              <w:rPr>
                <w:sz w:val="20"/>
                <w:szCs w:val="20"/>
                <w:rtl w:val="0"/>
              </w:rPr>
              <w:t xml:space="preserve">1. To have a minimum number 50 of resources in the IT Services</w:t>
            </w:r>
          </w:p>
          <w:p w:rsidR="00000000" w:rsidDel="00000000" w:rsidP="00000000" w:rsidRDefault="00000000" w:rsidRPr="00000000" w14:paraId="00000448">
            <w:pPr>
              <w:widowControl w:val="0"/>
              <w:spacing w:after="0" w:lineRule="auto"/>
              <w:jc w:val="left"/>
              <w:rPr>
                <w:sz w:val="20"/>
                <w:szCs w:val="20"/>
              </w:rPr>
            </w:pPr>
            <w:r w:rsidDel="00000000" w:rsidR="00000000" w:rsidRPr="00000000">
              <w:rPr>
                <w:sz w:val="20"/>
                <w:szCs w:val="20"/>
                <w:rtl w:val="0"/>
              </w:rPr>
              <w:t xml:space="preserve">2. Minimum no of 5 open source resources</w:t>
            </w:r>
          </w:p>
          <w:p w:rsidR="00000000" w:rsidDel="00000000" w:rsidP="00000000" w:rsidRDefault="00000000" w:rsidRPr="00000000" w14:paraId="00000449">
            <w:pPr>
              <w:widowControl w:val="0"/>
              <w:spacing w:after="0" w:lineRule="auto"/>
              <w:jc w:val="left"/>
              <w:rPr>
                <w:sz w:val="20"/>
                <w:szCs w:val="20"/>
              </w:rPr>
            </w:pPr>
            <w:r w:rsidDel="00000000" w:rsidR="00000000" w:rsidRPr="00000000">
              <w:rPr>
                <w:sz w:val="20"/>
                <w:szCs w:val="20"/>
                <w:rtl w:val="0"/>
              </w:rPr>
              <w:t xml:space="preserve">3. Minimum no of 10 project management resources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A">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B">
            <w:pPr>
              <w:widowControl w:val="0"/>
              <w:spacing w:after="0" w:lineRule="auto"/>
              <w:jc w:val="left"/>
              <w:rPr>
                <w:sz w:val="20"/>
                <w:szCs w:val="20"/>
              </w:rPr>
            </w:pPr>
            <w:r w:rsidDel="00000000" w:rsidR="00000000" w:rsidRPr="00000000">
              <w:rPr>
                <w:sz w:val="20"/>
                <w:szCs w:val="20"/>
                <w:rtl w:val="0"/>
              </w:rPr>
              <w:t xml:space="preserve">Details of resources with their specialization/certification</w:t>
            </w:r>
            <w:r w:rsidDel="00000000" w:rsidR="00000000" w:rsidRPr="00000000">
              <w:rPr>
                <w:rtl w:val="0"/>
              </w:rPr>
            </w:r>
          </w:p>
        </w:tc>
      </w:tr>
      <w:tr>
        <w:trPr>
          <w:cantSplit w:val="0"/>
          <w:trHeight w:val="10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C">
            <w:pPr>
              <w:widowControl w:val="0"/>
              <w:spacing w:after="0" w:lineRule="auto"/>
              <w:jc w:val="left"/>
              <w:rPr>
                <w:sz w:val="20"/>
                <w:szCs w:val="20"/>
              </w:rPr>
            </w:pPr>
            <w:r w:rsidDel="00000000" w:rsidR="00000000" w:rsidRPr="00000000">
              <w:rPr>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D">
            <w:pPr>
              <w:widowControl w:val="0"/>
              <w:spacing w:after="0" w:lineRule="auto"/>
              <w:jc w:val="left"/>
              <w:rPr>
                <w:sz w:val="20"/>
                <w:szCs w:val="20"/>
              </w:rPr>
            </w:pPr>
            <w:r w:rsidDel="00000000" w:rsidR="00000000" w:rsidRPr="00000000">
              <w:rPr>
                <w:sz w:val="20"/>
                <w:szCs w:val="20"/>
                <w:rtl w:val="0"/>
              </w:rPr>
              <w:t xml:space="preserve">Q5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E">
            <w:pPr>
              <w:widowControl w:val="0"/>
              <w:spacing w:after="0" w:lineRule="auto"/>
              <w:jc w:val="left"/>
              <w:rPr>
                <w:sz w:val="20"/>
                <w:szCs w:val="20"/>
              </w:rPr>
            </w:pPr>
            <w:r w:rsidDel="00000000" w:rsidR="00000000" w:rsidRPr="00000000">
              <w:rPr>
                <w:sz w:val="20"/>
                <w:szCs w:val="20"/>
                <w:rtl w:val="0"/>
              </w:rPr>
              <w:t xml:space="preserve">In country capability and experience &lt;else provide plan for enabling&gt;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F">
            <w:pPr>
              <w:widowControl w:val="0"/>
              <w:spacing w:after="0" w:lineRule="auto"/>
              <w:jc w:val="left"/>
              <w:rPr>
                <w:sz w:val="20"/>
                <w:szCs w:val="20"/>
              </w:rPr>
            </w:pPr>
            <w:r w:rsidDel="00000000" w:rsidR="00000000" w:rsidRPr="00000000">
              <w:rPr>
                <w:sz w:val="20"/>
                <w:szCs w:val="20"/>
                <w:rtl w:val="0"/>
              </w:rPr>
              <w:t xml:space="preserve">1. Local resource capability </w:t>
            </w:r>
            <w:r w:rsidDel="00000000" w:rsidR="00000000" w:rsidRPr="00000000">
              <w:rPr>
                <w:sz w:val="20"/>
                <w:szCs w:val="20"/>
                <w:shd w:fill="b6d7a8" w:val="clear"/>
                <w:rtl w:val="0"/>
              </w:rPr>
              <w:t xml:space="preserve">and local language capability, if required</w:t>
            </w:r>
            <w:r w:rsidDel="00000000" w:rsidR="00000000" w:rsidRPr="00000000">
              <w:rPr>
                <w:sz w:val="20"/>
                <w:szCs w:val="20"/>
                <w:rtl w:val="0"/>
              </w:rPr>
              <w:t xml:space="preserve"> </w:t>
            </w:r>
            <w:r w:rsidDel="00000000" w:rsidR="00000000" w:rsidRPr="00000000">
              <w:rPr>
                <w:sz w:val="20"/>
                <w:szCs w:val="20"/>
                <w:rtl w:val="0"/>
              </w:rPr>
              <w:t xml:space="preserve">for program management and roll out</w:t>
            </w:r>
          </w:p>
          <w:p w:rsidR="00000000" w:rsidDel="00000000" w:rsidP="00000000" w:rsidRDefault="00000000" w:rsidRPr="00000000" w14:paraId="00000450">
            <w:pPr>
              <w:widowControl w:val="0"/>
              <w:spacing w:after="0" w:lineRule="auto"/>
              <w:jc w:val="left"/>
              <w:rPr>
                <w:sz w:val="20"/>
                <w:szCs w:val="20"/>
              </w:rPr>
            </w:pPr>
            <w:r w:rsidDel="00000000" w:rsidR="00000000" w:rsidRPr="00000000">
              <w:rPr>
                <w:sz w:val="20"/>
                <w:szCs w:val="20"/>
                <w:rtl w:val="0"/>
              </w:rPr>
              <w:t xml:space="preserve">2. Local resources with past experience / past successful experience of deployment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1">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2">
            <w:pPr>
              <w:widowControl w:val="0"/>
              <w:spacing w:after="0" w:lineRule="auto"/>
              <w:jc w:val="left"/>
              <w:rPr>
                <w:sz w:val="20"/>
                <w:szCs w:val="20"/>
              </w:rPr>
            </w:pPr>
            <w:r w:rsidDel="00000000" w:rsidR="00000000" w:rsidRPr="00000000">
              <w:rPr>
                <w:sz w:val="20"/>
                <w:szCs w:val="20"/>
                <w:rtl w:val="0"/>
              </w:rPr>
              <w:t xml:space="preserve">Proof of local resources or</w:t>
            </w:r>
          </w:p>
          <w:p w:rsidR="00000000" w:rsidDel="00000000" w:rsidP="00000000" w:rsidRDefault="00000000" w:rsidRPr="00000000" w14:paraId="00000453">
            <w:pPr>
              <w:widowControl w:val="0"/>
              <w:spacing w:after="0" w:lineRule="auto"/>
              <w:jc w:val="left"/>
              <w:rPr>
                <w:sz w:val="20"/>
                <w:szCs w:val="20"/>
              </w:rPr>
            </w:pPr>
            <w:r w:rsidDel="00000000" w:rsidR="00000000" w:rsidRPr="00000000">
              <w:rPr>
                <w:sz w:val="20"/>
                <w:szCs w:val="20"/>
                <w:rtl w:val="0"/>
              </w:rPr>
              <w:t xml:space="preserve">Plan to enable local capacity with details of local organisations and arrangements with them.</w:t>
            </w:r>
            <w:r w:rsidDel="00000000" w:rsidR="00000000" w:rsidRPr="00000000">
              <w:rPr>
                <w:rtl w:val="0"/>
              </w:rPr>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4">
            <w:pPr>
              <w:widowControl w:val="0"/>
              <w:spacing w:after="0" w:lineRule="auto"/>
              <w:jc w:val="left"/>
              <w:rPr>
                <w:sz w:val="20"/>
                <w:szCs w:val="20"/>
              </w:rPr>
            </w:pPr>
            <w:r w:rsidDel="00000000" w:rsidR="00000000" w:rsidRPr="00000000">
              <w:rPr>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5">
            <w:pPr>
              <w:widowControl w:val="0"/>
              <w:spacing w:after="0" w:lineRule="auto"/>
              <w:jc w:val="left"/>
              <w:rPr>
                <w:sz w:val="20"/>
                <w:szCs w:val="20"/>
              </w:rPr>
            </w:pPr>
            <w:r w:rsidDel="00000000" w:rsidR="00000000" w:rsidRPr="00000000">
              <w:rPr>
                <w:sz w:val="20"/>
                <w:szCs w:val="20"/>
                <w:rtl w:val="0"/>
              </w:rPr>
              <w:t xml:space="preserve">Q6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6">
            <w:pPr>
              <w:widowControl w:val="0"/>
              <w:spacing w:after="0" w:lineRule="auto"/>
              <w:jc w:val="left"/>
              <w:rPr>
                <w:sz w:val="20"/>
                <w:szCs w:val="20"/>
              </w:rPr>
            </w:pPr>
            <w:r w:rsidDel="00000000" w:rsidR="00000000" w:rsidRPr="00000000">
              <w:rPr>
                <w:sz w:val="20"/>
                <w:szCs w:val="20"/>
                <w:rtl w:val="0"/>
              </w:rPr>
              <w:t xml:space="preserve">Agreement with e</w:t>
            </w:r>
            <w:r w:rsidDel="00000000" w:rsidR="00000000" w:rsidRPr="00000000">
              <w:rPr>
                <w:sz w:val="20"/>
                <w:szCs w:val="20"/>
                <w:rtl w:val="0"/>
              </w:rPr>
              <w:t xml:space="preserve">ngineering </w:t>
            </w:r>
            <w:r w:rsidDel="00000000" w:rsidR="00000000" w:rsidRPr="00000000">
              <w:rPr>
                <w:sz w:val="20"/>
                <w:szCs w:val="20"/>
                <w:rtl w:val="0"/>
              </w:rPr>
              <w:t xml:space="preserve">partner organisation for VC solutions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7">
            <w:pPr>
              <w:widowControl w:val="0"/>
              <w:spacing w:after="0" w:lineRule="auto"/>
              <w:jc w:val="left"/>
              <w:rPr>
                <w:sz w:val="20"/>
                <w:szCs w:val="20"/>
              </w:rPr>
            </w:pPr>
            <w:r w:rsidDel="00000000" w:rsidR="00000000" w:rsidRPr="00000000">
              <w:rPr>
                <w:sz w:val="20"/>
                <w:szCs w:val="20"/>
                <w:rtl w:val="0"/>
              </w:rPr>
              <w:t xml:space="preserve">1. provide the back to back agreement details with one of the  engineering partner organisation for L2 and L3 support. </w:t>
            </w:r>
          </w:p>
          <w:p w:rsidR="00000000" w:rsidDel="00000000" w:rsidP="00000000" w:rsidRDefault="00000000" w:rsidRPr="00000000" w14:paraId="00000458">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9">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A">
            <w:pPr>
              <w:widowControl w:val="0"/>
              <w:spacing w:after="0" w:lineRule="auto"/>
              <w:jc w:val="left"/>
              <w:rPr>
                <w:sz w:val="20"/>
                <w:szCs w:val="20"/>
              </w:rPr>
            </w:pPr>
            <w:r w:rsidDel="00000000" w:rsidR="00000000" w:rsidRPr="00000000">
              <w:rPr>
                <w:sz w:val="20"/>
                <w:szCs w:val="20"/>
                <w:rtl w:val="0"/>
              </w:rPr>
              <w:t xml:space="preserve">Copy of agreement to be provided</w:t>
            </w:r>
            <w:r w:rsidDel="00000000" w:rsidR="00000000" w:rsidRPr="00000000">
              <w:rPr>
                <w:rtl w:val="0"/>
              </w:rPr>
            </w:r>
          </w:p>
        </w:tc>
      </w:tr>
      <w:tr>
        <w:trPr>
          <w:cantSplit w:val="0"/>
          <w:trHeight w:val="12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B">
            <w:pPr>
              <w:widowControl w:val="0"/>
              <w:spacing w:after="0" w:lineRule="auto"/>
              <w:jc w:val="left"/>
              <w:rPr>
                <w:sz w:val="20"/>
                <w:szCs w:val="20"/>
              </w:rPr>
            </w:pPr>
            <w:r w:rsidDel="00000000" w:rsidR="00000000" w:rsidRPr="00000000">
              <w:rPr>
                <w:sz w:val="20"/>
                <w:szCs w:val="20"/>
                <w:rtl w:val="0"/>
              </w:rPr>
              <w:t xml:space="preserve">Qualification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C">
            <w:pPr>
              <w:widowControl w:val="0"/>
              <w:spacing w:after="0" w:lineRule="auto"/>
              <w:jc w:val="left"/>
              <w:rPr>
                <w:sz w:val="20"/>
                <w:szCs w:val="20"/>
              </w:rPr>
            </w:pPr>
            <w:r w:rsidDel="00000000" w:rsidR="00000000" w:rsidRPr="00000000">
              <w:rPr>
                <w:sz w:val="20"/>
                <w:szCs w:val="20"/>
                <w:rtl w:val="0"/>
              </w:rPr>
              <w:t xml:space="preserve">Q7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D">
            <w:pPr>
              <w:widowControl w:val="0"/>
              <w:spacing w:after="0" w:lineRule="auto"/>
              <w:jc w:val="left"/>
              <w:rPr>
                <w:sz w:val="20"/>
                <w:szCs w:val="20"/>
              </w:rPr>
            </w:pPr>
            <w:r w:rsidDel="00000000" w:rsidR="00000000" w:rsidRPr="00000000">
              <w:rPr>
                <w:sz w:val="20"/>
                <w:szCs w:val="20"/>
                <w:rtl w:val="0"/>
              </w:rPr>
              <w:t xml:space="preserve">Credentialing Solution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E">
            <w:pPr>
              <w:widowControl w:val="0"/>
              <w:spacing w:after="0" w:lineRule="auto"/>
              <w:jc w:val="left"/>
              <w:rPr>
                <w:sz w:val="20"/>
                <w:szCs w:val="20"/>
              </w:rPr>
            </w:pPr>
            <w:r w:rsidDel="00000000" w:rsidR="00000000" w:rsidRPr="00000000">
              <w:rPr>
                <w:sz w:val="20"/>
                <w:szCs w:val="20"/>
                <w:rtl w:val="0"/>
              </w:rPr>
              <w:t xml:space="preserve">1. Understanding scope of current work and architecture (as detailed in the functional requirements)</w:t>
            </w:r>
          </w:p>
          <w:p w:rsidR="00000000" w:rsidDel="00000000" w:rsidP="00000000" w:rsidRDefault="00000000" w:rsidRPr="00000000" w14:paraId="0000045F">
            <w:pPr>
              <w:widowControl w:val="0"/>
              <w:spacing w:after="0" w:lineRule="auto"/>
              <w:jc w:val="left"/>
              <w:rPr>
                <w:sz w:val="20"/>
                <w:szCs w:val="20"/>
              </w:rPr>
            </w:pPr>
            <w:r w:rsidDel="00000000" w:rsidR="00000000" w:rsidRPr="00000000">
              <w:rPr>
                <w:sz w:val="20"/>
                <w:szCs w:val="20"/>
                <w:rtl w:val="0"/>
              </w:rPr>
              <w:t xml:space="preserve">2. Demonstration of DPG stack deployment</w:t>
            </w:r>
            <w:r w:rsidDel="00000000" w:rsidR="00000000" w:rsidRPr="00000000">
              <w:rPr>
                <w:rtl w:val="0"/>
              </w:rPr>
            </w:r>
          </w:p>
          <w:p w:rsidR="00000000" w:rsidDel="00000000" w:rsidP="00000000" w:rsidRDefault="00000000" w:rsidRPr="00000000" w14:paraId="00000460">
            <w:pPr>
              <w:widowControl w:val="0"/>
              <w:spacing w:after="0" w:lineRule="auto"/>
              <w:jc w:val="left"/>
              <w:rPr>
                <w:sz w:val="20"/>
                <w:szCs w:val="20"/>
              </w:rPr>
            </w:pPr>
            <w:r w:rsidDel="00000000" w:rsidR="00000000" w:rsidRPr="00000000">
              <w:rPr>
                <w:sz w:val="20"/>
                <w:szCs w:val="20"/>
                <w:rtl w:val="0"/>
              </w:rPr>
              <w:t xml:space="preserve">3. Demonstration of the end-to-end credentialing workflow and its key components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1">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2">
            <w:pPr>
              <w:widowControl w:val="0"/>
              <w:spacing w:after="0" w:lineRule="auto"/>
              <w:jc w:val="left"/>
              <w:rPr>
                <w:sz w:val="20"/>
                <w:szCs w:val="20"/>
              </w:rPr>
            </w:pPr>
            <w:r w:rsidDel="00000000" w:rsidR="00000000" w:rsidRPr="00000000">
              <w:rPr>
                <w:sz w:val="20"/>
                <w:szCs w:val="20"/>
                <w:rtl w:val="0"/>
              </w:rPr>
              <w:t xml:space="preserve">Demo to be given</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3">
            <w:pPr>
              <w:widowControl w:val="0"/>
              <w:spacing w:after="0" w:lineRule="auto"/>
              <w:jc w:val="left"/>
              <w:rPr>
                <w:sz w:val="20"/>
                <w:szCs w:val="20"/>
              </w:rPr>
            </w:pPr>
            <w:r w:rsidDel="00000000" w:rsidR="00000000" w:rsidRPr="00000000">
              <w:rPr>
                <w:sz w:val="20"/>
                <w:szCs w:val="20"/>
                <w:rtl w:val="0"/>
              </w:rPr>
              <w:t xml:space="preserve">Qualification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4">
            <w:pPr>
              <w:widowControl w:val="0"/>
              <w:spacing w:after="0" w:lineRule="auto"/>
              <w:jc w:val="left"/>
              <w:rPr>
                <w:sz w:val="20"/>
                <w:szCs w:val="20"/>
              </w:rPr>
            </w:pPr>
            <w:r w:rsidDel="00000000" w:rsidR="00000000" w:rsidRPr="00000000">
              <w:rPr>
                <w:sz w:val="20"/>
                <w:szCs w:val="20"/>
                <w:rtl w:val="0"/>
              </w:rPr>
              <w:t xml:space="preserve">Q8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5">
            <w:pPr>
              <w:widowControl w:val="0"/>
              <w:spacing w:after="0" w:lineRule="auto"/>
              <w:jc w:val="left"/>
              <w:rPr>
                <w:sz w:val="20"/>
                <w:szCs w:val="20"/>
              </w:rPr>
            </w:pPr>
            <w:r w:rsidDel="00000000" w:rsidR="00000000" w:rsidRPr="00000000">
              <w:rPr>
                <w:sz w:val="20"/>
                <w:szCs w:val="20"/>
                <w:rtl w:val="0"/>
              </w:rPr>
              <w:t xml:space="preserve">Adherence to:</w:t>
            </w:r>
          </w:p>
          <w:p w:rsidR="00000000" w:rsidDel="00000000" w:rsidP="00000000" w:rsidRDefault="00000000" w:rsidRPr="00000000" w14:paraId="00000466">
            <w:pPr>
              <w:widowControl w:val="0"/>
              <w:spacing w:after="0" w:lineRule="auto"/>
              <w:jc w:val="left"/>
              <w:rPr>
                <w:sz w:val="20"/>
                <w:szCs w:val="20"/>
              </w:rPr>
            </w:pPr>
            <w:r w:rsidDel="00000000" w:rsidR="00000000" w:rsidRPr="00000000">
              <w:rPr>
                <w:sz w:val="20"/>
                <w:szCs w:val="20"/>
                <w:rtl w:val="0"/>
              </w:rPr>
              <w:t xml:space="preserve"> </w:t>
            </w:r>
            <w:hyperlink r:id="rId25">
              <w:r w:rsidDel="00000000" w:rsidR="00000000" w:rsidRPr="00000000">
                <w:rPr>
                  <w:color w:val="1155cc"/>
                  <w:sz w:val="20"/>
                  <w:szCs w:val="20"/>
                  <w:u w:val="single"/>
                  <w:rtl w:val="0"/>
                </w:rPr>
                <w:t xml:space="preserve">DaaS participation terms </w:t>
              </w:r>
            </w:hyperlink>
            <w:r w:rsidDel="00000000" w:rsidR="00000000" w:rsidRPr="00000000">
              <w:rPr>
                <w:rtl w:val="0"/>
              </w:rPr>
            </w:r>
          </w:p>
          <w:p w:rsidR="00000000" w:rsidDel="00000000" w:rsidP="00000000" w:rsidRDefault="00000000" w:rsidRPr="00000000" w14:paraId="00000467">
            <w:pPr>
              <w:widowControl w:val="0"/>
              <w:spacing w:after="0" w:lineRule="auto"/>
              <w:jc w:val="left"/>
              <w:rPr>
                <w:sz w:val="20"/>
                <w:szCs w:val="20"/>
                <w:shd w:fill="b6d7a8" w:val="clear"/>
              </w:rPr>
            </w:pPr>
            <w:hyperlink r:id="rId26">
              <w:r w:rsidDel="00000000" w:rsidR="00000000" w:rsidRPr="00000000">
                <w:rPr>
                  <w:color w:val="0000ee"/>
                  <w:sz w:val="20"/>
                  <w:szCs w:val="20"/>
                  <w:u w:val="single"/>
                  <w:shd w:fill="b6d7a8" w:val="clear"/>
                  <w:rtl w:val="0"/>
                </w:rPr>
                <w:t xml:space="preserve">DLA2.0_Services and Implementation agreement_Template_Aug 2025.docx</w:t>
              </w:r>
            </w:hyperlink>
            <w:r w:rsidDel="00000000" w:rsidR="00000000" w:rsidRPr="00000000">
              <w:rPr>
                <w:rtl w:val="0"/>
              </w:rPr>
            </w:r>
          </w:p>
          <w:p w:rsidR="00000000" w:rsidDel="00000000" w:rsidP="00000000" w:rsidRDefault="00000000" w:rsidRPr="00000000" w14:paraId="00000468">
            <w:pPr>
              <w:widowControl w:val="0"/>
              <w:spacing w:after="0" w:lineRule="auto"/>
              <w:jc w:val="left"/>
              <w:rPr>
                <w:sz w:val="20"/>
                <w:szCs w:val="20"/>
                <w:shd w:fill="b6d7a8" w:val="clear"/>
              </w:rPr>
            </w:pPr>
            <w:hyperlink r:id="rId27">
              <w:r w:rsidDel="00000000" w:rsidR="00000000" w:rsidRPr="00000000">
                <w:rPr>
                  <w:color w:val="0000ee"/>
                  <w:sz w:val="20"/>
                  <w:szCs w:val="20"/>
                  <w:u w:val="single"/>
                  <w:shd w:fill="b6d7a8" w:val="clear"/>
                  <w:rtl w:val="0"/>
                </w:rPr>
                <w:t xml:space="preserve">DLA2.0_Engagement Agreement_Template_Aug 2025.docx</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9">
            <w:pPr>
              <w:widowControl w:val="0"/>
              <w:spacing w:after="0" w:lineRule="auto"/>
              <w:jc w:val="left"/>
              <w:rPr>
                <w:sz w:val="20"/>
                <w:szCs w:val="20"/>
              </w:rPr>
            </w:pPr>
            <w:r w:rsidDel="00000000" w:rsidR="00000000" w:rsidRPr="00000000">
              <w:rPr>
                <w:sz w:val="20"/>
                <w:szCs w:val="20"/>
                <w:rtl w:val="0"/>
              </w:rPr>
              <w:t xml:space="preserve">1. SP has signed on to  the standard DaaS participation terms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A">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B">
            <w:pPr>
              <w:widowControl w:val="0"/>
              <w:spacing w:after="0" w:lineRule="auto"/>
              <w:jc w:val="left"/>
              <w:rPr>
                <w:sz w:val="20"/>
                <w:szCs w:val="20"/>
              </w:rPr>
            </w:pPr>
            <w:r w:rsidDel="00000000" w:rsidR="00000000" w:rsidRPr="00000000">
              <w:rPr>
                <w:sz w:val="20"/>
                <w:szCs w:val="20"/>
                <w:rtl w:val="0"/>
              </w:rPr>
              <w:t xml:space="preserve">Signed legal agreement (or email confirmation) </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C">
            <w:pPr>
              <w:widowControl w:val="0"/>
              <w:spacing w:after="0" w:lineRule="auto"/>
              <w:jc w:val="left"/>
              <w:rPr>
                <w:sz w:val="20"/>
                <w:szCs w:val="20"/>
              </w:rPr>
            </w:pPr>
            <w:r w:rsidDel="00000000" w:rsidR="00000000" w:rsidRPr="00000000">
              <w:rPr>
                <w:sz w:val="20"/>
                <w:szCs w:val="20"/>
                <w:rtl w:val="0"/>
              </w:rPr>
              <w:t xml:space="preserve">Qualification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D">
            <w:pPr>
              <w:widowControl w:val="0"/>
              <w:spacing w:after="0" w:lineRule="auto"/>
              <w:jc w:val="left"/>
              <w:rPr>
                <w:sz w:val="20"/>
                <w:szCs w:val="20"/>
              </w:rPr>
            </w:pPr>
            <w:r w:rsidDel="00000000" w:rsidR="00000000" w:rsidRPr="00000000">
              <w:rPr>
                <w:sz w:val="20"/>
                <w:szCs w:val="20"/>
                <w:rtl w:val="0"/>
              </w:rPr>
              <w:t xml:space="preserve">Q9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E">
            <w:pPr>
              <w:widowControl w:val="0"/>
              <w:spacing w:after="0" w:lineRule="auto"/>
              <w:jc w:val="left"/>
              <w:rPr>
                <w:sz w:val="20"/>
                <w:szCs w:val="20"/>
              </w:rPr>
            </w:pPr>
            <w:r w:rsidDel="00000000" w:rsidR="00000000" w:rsidRPr="00000000">
              <w:rPr>
                <w:sz w:val="20"/>
                <w:szCs w:val="20"/>
                <w:rtl w:val="0"/>
              </w:rPr>
              <w:t xml:space="preserve">Completion of training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F">
            <w:pPr>
              <w:widowControl w:val="0"/>
              <w:spacing w:after="0" w:lineRule="auto"/>
              <w:jc w:val="left"/>
              <w:rPr>
                <w:sz w:val="20"/>
                <w:szCs w:val="20"/>
              </w:rPr>
            </w:pPr>
            <w:r w:rsidDel="00000000" w:rsidR="00000000" w:rsidRPr="00000000">
              <w:rPr>
                <w:sz w:val="20"/>
                <w:szCs w:val="20"/>
                <w:rtl w:val="0"/>
              </w:rPr>
              <w:t xml:space="preserve">1. DPG owner has certified that the SP has completed the DPG training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0">
            <w:pPr>
              <w:widowControl w:val="0"/>
              <w:spacing w:after="0" w:lineRule="auto"/>
              <w:jc w:val="lef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1">
            <w:pPr>
              <w:widowControl w:val="0"/>
              <w:spacing w:after="0" w:lineRule="auto"/>
              <w:jc w:val="left"/>
              <w:rPr>
                <w:sz w:val="20"/>
                <w:szCs w:val="20"/>
              </w:rPr>
            </w:pPr>
            <w:r w:rsidDel="00000000" w:rsidR="00000000" w:rsidRPr="00000000">
              <w:rPr>
                <w:sz w:val="20"/>
                <w:szCs w:val="20"/>
                <w:rtl w:val="0"/>
              </w:rPr>
              <w:t xml:space="preserve">Email confirmation from DPG owner</w:t>
            </w:r>
          </w:p>
        </w:tc>
      </w:tr>
    </w:tbl>
    <w:p w:rsidR="00000000" w:rsidDel="00000000" w:rsidP="00000000" w:rsidRDefault="00000000" w:rsidRPr="00000000" w14:paraId="00000472">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400" w:line="276" w:lineRule="auto"/>
        <w:ind w:left="720" w:right="0" w:hanging="360"/>
        <w:jc w:val="both"/>
        <w:rPr>
          <w:u w:val="none"/>
        </w:rPr>
      </w:pPr>
      <w:bookmarkStart w:colFirst="0" w:colLast="0" w:name="_pz1n05xzx0hk" w:id="48"/>
      <w:bookmarkEnd w:id="48"/>
      <w:r w:rsidDel="00000000" w:rsidR="00000000" w:rsidRPr="00000000">
        <w:rPr>
          <w:rtl w:val="0"/>
        </w:rPr>
        <w:t xml:space="preserve">Evaluation Criteria</w:t>
      </w:r>
    </w:p>
    <w:tbl>
      <w:tblPr>
        <w:tblStyle w:val="Table1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2.8892589508744"/>
        <w:gridCol w:w="528.759367194005"/>
        <w:gridCol w:w="2902.78101582015"/>
        <w:gridCol w:w="4316.402997502081"/>
        <w:gridCol w:w="744.579517069109"/>
        <w:gridCol w:w="2654.5878434637802"/>
        <w:tblGridChange w:id="0">
          <w:tblGrid>
            <w:gridCol w:w="1812.8892589508744"/>
            <w:gridCol w:w="528.759367194005"/>
            <w:gridCol w:w="2902.78101582015"/>
            <w:gridCol w:w="4316.402997502081"/>
            <w:gridCol w:w="744.579517069109"/>
            <w:gridCol w:w="2654.5878434637802"/>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3">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4">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Ref 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5">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Criteria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6">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Requirements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7">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Marking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8">
            <w:pPr>
              <w:widowControl w:val="0"/>
              <w:spacing w:after="0" w:lineRule="auto"/>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Evidence to be submitted</w:t>
            </w:r>
            <w:r w:rsidDel="00000000" w:rsidR="00000000" w:rsidRPr="00000000">
              <w:rPr>
                <w:rtl w:val="0"/>
              </w:rPr>
            </w:r>
          </w:p>
        </w:tc>
      </w:tr>
      <w:tr>
        <w:trPr>
          <w:cantSplit w:val="0"/>
          <w:trHeight w:val="21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9">
            <w:pPr>
              <w:widowControl w:val="0"/>
              <w:spacing w:after="0" w:lineRule="auto"/>
              <w:jc w:val="left"/>
              <w:rPr>
                <w:sz w:val="20"/>
                <w:szCs w:val="20"/>
              </w:rPr>
            </w:pPr>
            <w:r w:rsidDel="00000000" w:rsidR="00000000" w:rsidRPr="00000000">
              <w:rPr>
                <w:sz w:val="20"/>
                <w:szCs w:val="20"/>
                <w:rtl w:val="0"/>
              </w:rPr>
              <w:t xml:space="preserve">Functional requirements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A">
            <w:pPr>
              <w:widowControl w:val="0"/>
              <w:spacing w:after="0" w:lineRule="auto"/>
              <w:jc w:val="left"/>
              <w:rPr>
                <w:sz w:val="20"/>
                <w:szCs w:val="20"/>
              </w:rPr>
            </w:pPr>
            <w:r w:rsidDel="00000000" w:rsidR="00000000" w:rsidRPr="00000000">
              <w:rPr>
                <w:sz w:val="20"/>
                <w:szCs w:val="20"/>
                <w:rtl w:val="0"/>
              </w:rPr>
              <w:t xml:space="preserve">F1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B">
            <w:pPr>
              <w:widowControl w:val="0"/>
              <w:spacing w:after="0" w:lineRule="auto"/>
              <w:jc w:val="left"/>
              <w:rPr>
                <w:sz w:val="20"/>
                <w:szCs w:val="20"/>
              </w:rPr>
            </w:pPr>
            <w:r w:rsidDel="00000000" w:rsidR="00000000" w:rsidRPr="00000000">
              <w:rPr>
                <w:sz w:val="20"/>
                <w:szCs w:val="20"/>
                <w:rtl w:val="0"/>
              </w:rPr>
              <w:t xml:space="preserve">Compliance to Requirements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C">
            <w:pPr>
              <w:widowControl w:val="0"/>
              <w:spacing w:after="0" w:lineRule="auto"/>
              <w:jc w:val="left"/>
              <w:rPr>
                <w:sz w:val="20"/>
                <w:szCs w:val="20"/>
              </w:rPr>
            </w:pPr>
            <w:r w:rsidDel="00000000" w:rsidR="00000000" w:rsidRPr="00000000">
              <w:rPr>
                <w:sz w:val="20"/>
                <w:szCs w:val="20"/>
                <w:rtl w:val="0"/>
              </w:rPr>
              <w:t xml:space="preserve">1. Solution Overview (7 marks)</w:t>
            </w:r>
          </w:p>
          <w:p w:rsidR="00000000" w:rsidDel="00000000" w:rsidP="00000000" w:rsidRDefault="00000000" w:rsidRPr="00000000" w14:paraId="0000047D">
            <w:pPr>
              <w:widowControl w:val="0"/>
              <w:spacing w:after="0" w:lineRule="auto"/>
              <w:jc w:val="left"/>
              <w:rPr>
                <w:sz w:val="20"/>
                <w:szCs w:val="20"/>
              </w:rPr>
            </w:pPr>
            <w:r w:rsidDel="00000000" w:rsidR="00000000" w:rsidRPr="00000000">
              <w:rPr>
                <w:sz w:val="20"/>
                <w:szCs w:val="20"/>
                <w:rtl w:val="0"/>
              </w:rPr>
              <w:t xml:space="preserve">Detailed solution overview aligned to the solution guidelines Solution Approach to Credentialing DPI that aligns to use cases, actors, components, functional and non-functional requirements called out as per this scope document.</w:t>
            </w:r>
          </w:p>
          <w:p w:rsidR="00000000" w:rsidDel="00000000" w:rsidP="00000000" w:rsidRDefault="00000000" w:rsidRPr="00000000" w14:paraId="0000047E">
            <w:pPr>
              <w:widowControl w:val="0"/>
              <w:spacing w:after="0" w:lineRule="auto"/>
              <w:jc w:val="left"/>
              <w:rPr>
                <w:sz w:val="20"/>
                <w:szCs w:val="20"/>
              </w:rPr>
            </w:pPr>
            <w:r w:rsidDel="00000000" w:rsidR="00000000" w:rsidRPr="00000000">
              <w:rPr>
                <w:rtl w:val="0"/>
              </w:rPr>
            </w:r>
          </w:p>
          <w:p w:rsidR="00000000" w:rsidDel="00000000" w:rsidP="00000000" w:rsidRDefault="00000000" w:rsidRPr="00000000" w14:paraId="0000047F">
            <w:pPr>
              <w:widowControl w:val="0"/>
              <w:spacing w:after="0" w:lineRule="auto"/>
              <w:jc w:val="left"/>
              <w:rPr>
                <w:sz w:val="20"/>
                <w:szCs w:val="20"/>
              </w:rPr>
            </w:pPr>
            <w:r w:rsidDel="00000000" w:rsidR="00000000" w:rsidRPr="00000000">
              <w:rPr>
                <w:sz w:val="20"/>
                <w:szCs w:val="20"/>
                <w:rtl w:val="0"/>
              </w:rPr>
              <w:t xml:space="preserve">2. Functional &amp; Technical Requirements (8 marks)</w:t>
            </w:r>
          </w:p>
          <w:p w:rsidR="00000000" w:rsidDel="00000000" w:rsidP="00000000" w:rsidRDefault="00000000" w:rsidRPr="00000000" w14:paraId="00000480">
            <w:pPr>
              <w:widowControl w:val="0"/>
              <w:spacing w:after="0" w:lineRule="auto"/>
              <w:jc w:val="left"/>
              <w:rPr>
                <w:sz w:val="20"/>
                <w:szCs w:val="20"/>
              </w:rPr>
            </w:pPr>
            <w:r w:rsidDel="00000000" w:rsidR="00000000" w:rsidRPr="00000000">
              <w:rPr>
                <w:sz w:val="20"/>
                <w:szCs w:val="20"/>
                <w:rtl w:val="0"/>
              </w:rPr>
              <w:t xml:space="preserve">Responses to the functional (technical/program) and non-functional requirements called out in the Requirements Matrix.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1">
            <w:pPr>
              <w:widowControl w:val="0"/>
              <w:spacing w:after="0" w:lineRule="auto"/>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2">
            <w:pPr>
              <w:widowControl w:val="0"/>
              <w:spacing w:after="0" w:lineRule="auto"/>
              <w:jc w:val="left"/>
              <w:rPr>
                <w:sz w:val="20"/>
                <w:szCs w:val="20"/>
              </w:rPr>
            </w:pPr>
            <w:r w:rsidDel="00000000" w:rsidR="00000000" w:rsidRPr="00000000">
              <w:rPr>
                <w:sz w:val="20"/>
                <w:szCs w:val="20"/>
                <w:rtl w:val="0"/>
              </w:rPr>
              <w:t xml:space="preserve">Submission of Detailed Scope Document as per template in the appendix 2</w:t>
            </w:r>
          </w:p>
        </w:tc>
      </w:tr>
      <w:tr>
        <w:trPr>
          <w:cantSplit w:val="0"/>
          <w:trHeight w:val="14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3">
            <w:pPr>
              <w:widowControl w:val="0"/>
              <w:spacing w:after="0" w:lineRule="auto"/>
              <w:jc w:val="left"/>
              <w:rPr>
                <w:sz w:val="20"/>
                <w:szCs w:val="20"/>
              </w:rPr>
            </w:pPr>
            <w:r w:rsidDel="00000000" w:rsidR="00000000" w:rsidRPr="00000000">
              <w:rPr>
                <w:sz w:val="20"/>
                <w:szCs w:val="20"/>
                <w:rtl w:val="0"/>
              </w:rPr>
              <w:t xml:space="preserve">Functional requirements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4">
            <w:pPr>
              <w:widowControl w:val="0"/>
              <w:spacing w:after="0" w:lineRule="auto"/>
              <w:jc w:val="left"/>
              <w:rPr>
                <w:sz w:val="20"/>
                <w:szCs w:val="20"/>
              </w:rPr>
            </w:pPr>
            <w:r w:rsidDel="00000000" w:rsidR="00000000" w:rsidRPr="00000000">
              <w:rPr>
                <w:sz w:val="20"/>
                <w:szCs w:val="20"/>
                <w:rtl w:val="0"/>
              </w:rPr>
              <w:t xml:space="preserve">F2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5">
            <w:pPr>
              <w:widowControl w:val="0"/>
              <w:spacing w:after="0" w:lineRule="auto"/>
              <w:jc w:val="left"/>
              <w:rPr>
                <w:sz w:val="20"/>
                <w:szCs w:val="20"/>
              </w:rPr>
            </w:pPr>
            <w:r w:rsidDel="00000000" w:rsidR="00000000" w:rsidRPr="00000000">
              <w:rPr>
                <w:sz w:val="20"/>
                <w:szCs w:val="20"/>
                <w:rtl w:val="0"/>
              </w:rPr>
              <w:t xml:space="preserve">Stakeholder management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6">
            <w:pPr>
              <w:widowControl w:val="0"/>
              <w:spacing w:after="0" w:lineRule="auto"/>
              <w:jc w:val="left"/>
              <w:rPr>
                <w:sz w:val="20"/>
                <w:szCs w:val="20"/>
              </w:rPr>
            </w:pPr>
            <w:r w:rsidDel="00000000" w:rsidR="00000000" w:rsidRPr="00000000">
              <w:rPr>
                <w:sz w:val="20"/>
                <w:szCs w:val="20"/>
                <w:rtl w:val="0"/>
              </w:rPr>
              <w:t xml:space="preserve">1. Ability to liaison with all stakeholders - Government, Social Sector, ISV's.</w:t>
            </w:r>
          </w:p>
          <w:p w:rsidR="00000000" w:rsidDel="00000000" w:rsidP="00000000" w:rsidRDefault="00000000" w:rsidRPr="00000000" w14:paraId="00000487">
            <w:pPr>
              <w:widowControl w:val="0"/>
              <w:spacing w:after="0" w:lineRule="auto"/>
              <w:jc w:val="left"/>
              <w:rPr>
                <w:sz w:val="20"/>
                <w:szCs w:val="20"/>
              </w:rPr>
            </w:pPr>
            <w:r w:rsidDel="00000000" w:rsidR="00000000" w:rsidRPr="00000000">
              <w:rPr>
                <w:sz w:val="20"/>
                <w:szCs w:val="20"/>
                <w:rtl w:val="0"/>
              </w:rPr>
              <w:t xml:space="preserve">- Stakeholder Management Plan, ( 5 marks)</w:t>
            </w:r>
          </w:p>
          <w:p w:rsidR="00000000" w:rsidDel="00000000" w:rsidP="00000000" w:rsidRDefault="00000000" w:rsidRPr="00000000" w14:paraId="00000488">
            <w:pPr>
              <w:widowControl w:val="0"/>
              <w:spacing w:after="0" w:lineRule="auto"/>
              <w:jc w:val="left"/>
              <w:rPr>
                <w:sz w:val="20"/>
                <w:szCs w:val="20"/>
              </w:rPr>
            </w:pPr>
            <w:r w:rsidDel="00000000" w:rsidR="00000000" w:rsidRPr="00000000">
              <w:rPr>
                <w:sz w:val="20"/>
                <w:szCs w:val="20"/>
                <w:rtl w:val="0"/>
              </w:rPr>
              <w:t xml:space="preserve">- Conflict resolution plan / Escalation plan (2 marks)</w:t>
            </w:r>
          </w:p>
          <w:p w:rsidR="00000000" w:rsidDel="00000000" w:rsidP="00000000" w:rsidRDefault="00000000" w:rsidRPr="00000000" w14:paraId="00000489">
            <w:pPr>
              <w:widowControl w:val="0"/>
              <w:spacing w:after="0" w:lineRule="auto"/>
              <w:jc w:val="left"/>
              <w:rPr>
                <w:sz w:val="20"/>
                <w:szCs w:val="20"/>
              </w:rPr>
            </w:pPr>
            <w:r w:rsidDel="00000000" w:rsidR="00000000" w:rsidRPr="00000000">
              <w:rPr>
                <w:sz w:val="20"/>
                <w:szCs w:val="20"/>
                <w:rtl w:val="0"/>
              </w:rPr>
              <w:t xml:space="preserve">- Stakeholder Communication Plan ( 2 marks)</w:t>
            </w:r>
          </w:p>
          <w:p w:rsidR="00000000" w:rsidDel="00000000" w:rsidP="00000000" w:rsidRDefault="00000000" w:rsidRPr="00000000" w14:paraId="0000048A">
            <w:pPr>
              <w:widowControl w:val="0"/>
              <w:spacing w:after="0" w:lineRule="auto"/>
              <w:jc w:val="left"/>
              <w:rPr>
                <w:sz w:val="20"/>
                <w:szCs w:val="20"/>
              </w:rPr>
            </w:pPr>
            <w:r w:rsidDel="00000000" w:rsidR="00000000" w:rsidRPr="00000000">
              <w:rPr>
                <w:sz w:val="20"/>
                <w:szCs w:val="20"/>
                <w:rtl w:val="0"/>
              </w:rPr>
              <w:t xml:space="preserve">- Stakeholder Feedback and Satisfaction Reports ( 1 marks)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B">
            <w:pPr>
              <w:widowControl w:val="0"/>
              <w:spacing w:after="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C">
            <w:pPr>
              <w:widowControl w:val="0"/>
              <w:spacing w:after="0" w:lineRule="auto"/>
              <w:jc w:val="left"/>
              <w:rPr>
                <w:sz w:val="20"/>
                <w:szCs w:val="20"/>
              </w:rPr>
            </w:pPr>
            <w:r w:rsidDel="00000000" w:rsidR="00000000" w:rsidRPr="00000000">
              <w:rPr>
                <w:sz w:val="20"/>
                <w:szCs w:val="20"/>
                <w:rtl w:val="0"/>
              </w:rPr>
              <w:t xml:space="preserve">Engagement strategy and communication plan should be shared as per section 8.3 and section 9 in the scope document.</w:t>
            </w:r>
          </w:p>
        </w:tc>
      </w:tr>
      <w:tr>
        <w:trPr>
          <w:cantSplit w:val="0"/>
          <w:trHeight w:val="171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D">
            <w:pPr>
              <w:widowControl w:val="0"/>
              <w:spacing w:after="0" w:lineRule="auto"/>
              <w:jc w:val="left"/>
              <w:rPr>
                <w:sz w:val="20"/>
                <w:szCs w:val="20"/>
              </w:rPr>
            </w:pPr>
            <w:r w:rsidDel="00000000" w:rsidR="00000000" w:rsidRPr="00000000">
              <w:rPr>
                <w:sz w:val="20"/>
                <w:szCs w:val="20"/>
                <w:rtl w:val="0"/>
              </w:rPr>
              <w:t xml:space="preserve">Functional requirements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E">
            <w:pPr>
              <w:widowControl w:val="0"/>
              <w:spacing w:after="0" w:lineRule="auto"/>
              <w:jc w:val="left"/>
              <w:rPr>
                <w:sz w:val="20"/>
                <w:szCs w:val="20"/>
              </w:rPr>
            </w:pPr>
            <w:r w:rsidDel="00000000" w:rsidR="00000000" w:rsidRPr="00000000">
              <w:rPr>
                <w:sz w:val="20"/>
                <w:szCs w:val="20"/>
                <w:rtl w:val="0"/>
              </w:rPr>
              <w:t xml:space="preserve">F3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F">
            <w:pPr>
              <w:widowControl w:val="0"/>
              <w:spacing w:after="0" w:lineRule="auto"/>
              <w:jc w:val="left"/>
              <w:rPr>
                <w:sz w:val="20"/>
                <w:szCs w:val="20"/>
              </w:rPr>
            </w:pPr>
            <w:r w:rsidDel="00000000" w:rsidR="00000000" w:rsidRPr="00000000">
              <w:rPr>
                <w:sz w:val="20"/>
                <w:szCs w:val="20"/>
                <w:rtl w:val="0"/>
              </w:rPr>
              <w:t xml:space="preserve">Program management at large scale (Conceptualization to Roll out)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0">
            <w:pPr>
              <w:widowControl w:val="0"/>
              <w:spacing w:after="0" w:lineRule="auto"/>
              <w:jc w:val="left"/>
              <w:rPr>
                <w:sz w:val="20"/>
                <w:szCs w:val="20"/>
              </w:rPr>
            </w:pPr>
            <w:r w:rsidDel="00000000" w:rsidR="00000000" w:rsidRPr="00000000">
              <w:rPr>
                <w:sz w:val="20"/>
                <w:szCs w:val="20"/>
                <w:rtl w:val="0"/>
              </w:rPr>
              <w:t xml:space="preserve">1. Develop a comprehensive plan aligning with goals. ( 15 marks)</w:t>
            </w:r>
          </w:p>
          <w:p w:rsidR="00000000" w:rsidDel="00000000" w:rsidP="00000000" w:rsidRDefault="00000000" w:rsidRPr="00000000" w14:paraId="00000491">
            <w:pPr>
              <w:widowControl w:val="0"/>
              <w:spacing w:after="0" w:lineRule="auto"/>
              <w:jc w:val="left"/>
              <w:rPr>
                <w:sz w:val="20"/>
                <w:szCs w:val="20"/>
              </w:rPr>
            </w:pPr>
            <w:r w:rsidDel="00000000" w:rsidR="00000000" w:rsidRPr="00000000">
              <w:rPr>
                <w:sz w:val="20"/>
                <w:szCs w:val="20"/>
                <w:rtl w:val="0"/>
              </w:rPr>
              <w:t xml:space="preserve">- Efficient allocation and utilization of resources.</w:t>
            </w:r>
          </w:p>
          <w:p w:rsidR="00000000" w:rsidDel="00000000" w:rsidP="00000000" w:rsidRDefault="00000000" w:rsidRPr="00000000" w14:paraId="00000492">
            <w:pPr>
              <w:widowControl w:val="0"/>
              <w:spacing w:after="0" w:lineRule="auto"/>
              <w:jc w:val="left"/>
              <w:rPr>
                <w:sz w:val="20"/>
                <w:szCs w:val="20"/>
              </w:rPr>
            </w:pPr>
            <w:r w:rsidDel="00000000" w:rsidR="00000000" w:rsidRPr="00000000">
              <w:rPr>
                <w:sz w:val="20"/>
                <w:szCs w:val="20"/>
                <w:rtl w:val="0"/>
              </w:rPr>
              <w:t xml:space="preserve">- Identify, assess, and manage risks effectively.</w:t>
            </w:r>
          </w:p>
          <w:p w:rsidR="00000000" w:rsidDel="00000000" w:rsidP="00000000" w:rsidRDefault="00000000" w:rsidRPr="00000000" w14:paraId="00000493">
            <w:pPr>
              <w:widowControl w:val="0"/>
              <w:spacing w:after="0" w:lineRule="auto"/>
              <w:jc w:val="left"/>
              <w:rPr>
                <w:sz w:val="20"/>
                <w:szCs w:val="20"/>
              </w:rPr>
            </w:pPr>
            <w:r w:rsidDel="00000000" w:rsidR="00000000" w:rsidRPr="00000000">
              <w:rPr>
                <w:sz w:val="20"/>
                <w:szCs w:val="20"/>
                <w:rtl w:val="0"/>
              </w:rPr>
              <w:t xml:space="preserve">- Performance Monitoring and Reporting</w:t>
            </w:r>
          </w:p>
          <w:p w:rsidR="00000000" w:rsidDel="00000000" w:rsidP="00000000" w:rsidRDefault="00000000" w:rsidRPr="00000000" w14:paraId="00000494">
            <w:pPr>
              <w:widowControl w:val="0"/>
              <w:spacing w:after="0" w:lineRule="auto"/>
              <w:jc w:val="left"/>
              <w:rPr>
                <w:sz w:val="20"/>
                <w:szCs w:val="20"/>
              </w:rPr>
            </w:pPr>
            <w:r w:rsidDel="00000000" w:rsidR="00000000" w:rsidRPr="00000000">
              <w:rPr>
                <w:sz w:val="20"/>
                <w:szCs w:val="20"/>
                <w:rtl w:val="0"/>
              </w:rPr>
              <w:t xml:space="preserve">2. Plan for Quality Assurance ( 5 marks)</w:t>
            </w:r>
          </w:p>
          <w:p w:rsidR="00000000" w:rsidDel="00000000" w:rsidP="00000000" w:rsidRDefault="00000000" w:rsidRPr="00000000" w14:paraId="00000495">
            <w:pPr>
              <w:widowControl w:val="0"/>
              <w:spacing w:after="0" w:lineRule="auto"/>
              <w:jc w:val="left"/>
              <w:rPr>
                <w:sz w:val="20"/>
                <w:szCs w:val="20"/>
              </w:rPr>
            </w:pPr>
            <w:r w:rsidDel="00000000" w:rsidR="00000000" w:rsidRPr="00000000">
              <w:rPr>
                <w:sz w:val="20"/>
                <w:szCs w:val="20"/>
                <w:rtl w:val="0"/>
              </w:rPr>
              <w:t xml:space="preserve">3. Detailed walkthrough and clarity and delivery of the content ( 5 Marks)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6">
            <w:pPr>
              <w:widowControl w:val="0"/>
              <w:spacing w:after="0"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7">
            <w:pPr>
              <w:widowControl w:val="0"/>
              <w:spacing w:after="0" w:lineRule="auto"/>
              <w:jc w:val="left"/>
              <w:rPr>
                <w:sz w:val="20"/>
                <w:szCs w:val="20"/>
              </w:rPr>
            </w:pPr>
            <w:r w:rsidDel="00000000" w:rsidR="00000000" w:rsidRPr="00000000">
              <w:rPr>
                <w:sz w:val="20"/>
                <w:szCs w:val="20"/>
                <w:rtl w:val="0"/>
              </w:rPr>
              <w:t xml:space="preserve">Project plan and schedules of large projects that have been executed with a detailed walk through on the thinking.</w:t>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8">
            <w:pPr>
              <w:widowControl w:val="0"/>
              <w:spacing w:after="0" w:lineRule="auto"/>
              <w:jc w:val="left"/>
              <w:rPr>
                <w:sz w:val="20"/>
                <w:szCs w:val="20"/>
              </w:rPr>
            </w:pPr>
            <w:r w:rsidDel="00000000" w:rsidR="00000000" w:rsidRPr="00000000">
              <w:rPr>
                <w:sz w:val="20"/>
                <w:szCs w:val="20"/>
                <w:rtl w:val="0"/>
              </w:rPr>
              <w:t xml:space="preserve">Tech Requirements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9">
            <w:pPr>
              <w:widowControl w:val="0"/>
              <w:spacing w:after="0" w:lineRule="auto"/>
              <w:jc w:val="left"/>
              <w:rPr>
                <w:sz w:val="20"/>
                <w:szCs w:val="20"/>
              </w:rPr>
            </w:pPr>
            <w:r w:rsidDel="00000000" w:rsidR="00000000" w:rsidRPr="00000000">
              <w:rPr>
                <w:sz w:val="20"/>
                <w:szCs w:val="20"/>
                <w:rtl w:val="0"/>
              </w:rPr>
              <w:t xml:space="preserve">T1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A">
            <w:pPr>
              <w:widowControl w:val="0"/>
              <w:spacing w:after="0" w:lineRule="auto"/>
              <w:jc w:val="left"/>
              <w:rPr>
                <w:sz w:val="20"/>
                <w:szCs w:val="20"/>
              </w:rPr>
            </w:pPr>
            <w:r w:rsidDel="00000000" w:rsidR="00000000" w:rsidRPr="00000000">
              <w:rPr>
                <w:sz w:val="20"/>
                <w:szCs w:val="20"/>
                <w:rtl w:val="0"/>
              </w:rPr>
              <w:t xml:space="preserve">Large scale projects build, implement and deploy capabilities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B">
            <w:pPr>
              <w:widowControl w:val="0"/>
              <w:spacing w:after="0" w:lineRule="auto"/>
              <w:jc w:val="left"/>
              <w:rPr>
                <w:sz w:val="20"/>
                <w:szCs w:val="20"/>
              </w:rPr>
            </w:pPr>
            <w:r w:rsidDel="00000000" w:rsidR="00000000" w:rsidRPr="00000000">
              <w:rPr>
                <w:sz w:val="20"/>
                <w:szCs w:val="20"/>
                <w:rtl w:val="0"/>
              </w:rPr>
              <w:t xml:space="preserve">1. The project(s) of minimum value </w:t>
            </w:r>
            <w:r w:rsidDel="00000000" w:rsidR="00000000" w:rsidRPr="00000000">
              <w:rPr>
                <w:sz w:val="20"/>
                <w:szCs w:val="20"/>
                <w:shd w:fill="b6d7a8" w:val="clear"/>
                <w:rtl w:val="0"/>
              </w:rPr>
              <w:t xml:space="preserve">USD 200,000</w:t>
            </w:r>
            <w:r w:rsidDel="00000000" w:rsidR="00000000" w:rsidRPr="00000000">
              <w:rPr>
                <w:sz w:val="20"/>
                <w:szCs w:val="20"/>
                <w:rtl w:val="0"/>
              </w:rPr>
              <w:t xml:space="preserve">. Per annum would be considered.</w:t>
            </w:r>
          </w:p>
          <w:p w:rsidR="00000000" w:rsidDel="00000000" w:rsidP="00000000" w:rsidRDefault="00000000" w:rsidRPr="00000000" w14:paraId="0000049C">
            <w:pPr>
              <w:widowControl w:val="0"/>
              <w:spacing w:after="0" w:lineRule="auto"/>
              <w:jc w:val="left"/>
              <w:rPr>
                <w:sz w:val="20"/>
                <w:szCs w:val="20"/>
              </w:rPr>
            </w:pPr>
            <w:r w:rsidDel="00000000" w:rsidR="00000000" w:rsidRPr="00000000">
              <w:rPr>
                <w:sz w:val="20"/>
                <w:szCs w:val="20"/>
                <w:rtl w:val="0"/>
              </w:rPr>
              <w:t xml:space="preserve">(1 Marks for each project, with a maximum 10</w:t>
            </w:r>
          </w:p>
          <w:p w:rsidR="00000000" w:rsidDel="00000000" w:rsidP="00000000" w:rsidRDefault="00000000" w:rsidRPr="00000000" w14:paraId="0000049D">
            <w:pPr>
              <w:widowControl w:val="0"/>
              <w:spacing w:after="0" w:lineRule="auto"/>
              <w:jc w:val="left"/>
              <w:rPr>
                <w:sz w:val="20"/>
                <w:szCs w:val="20"/>
              </w:rPr>
            </w:pPr>
            <w:r w:rsidDel="00000000" w:rsidR="00000000" w:rsidRPr="00000000">
              <w:rPr>
                <w:sz w:val="20"/>
                <w:szCs w:val="20"/>
                <w:rtl w:val="0"/>
              </w:rPr>
              <w:t xml:space="preserve">marks)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E">
            <w:pPr>
              <w:widowControl w:val="0"/>
              <w:spacing w:after="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F">
            <w:pPr>
              <w:widowControl w:val="0"/>
              <w:spacing w:after="0" w:lineRule="auto"/>
              <w:jc w:val="left"/>
              <w:rPr>
                <w:sz w:val="20"/>
                <w:szCs w:val="20"/>
              </w:rPr>
            </w:pPr>
            <w:r w:rsidDel="00000000" w:rsidR="00000000" w:rsidRPr="00000000">
              <w:rPr>
                <w:sz w:val="20"/>
                <w:szCs w:val="20"/>
                <w:rtl w:val="0"/>
              </w:rPr>
              <w:t xml:space="preserve">Detail of the project with proof of involvement.</w:t>
            </w:r>
          </w:p>
        </w:tc>
      </w:tr>
      <w:tr>
        <w:trPr>
          <w:cantSplit w:val="0"/>
          <w:trHeight w:val="21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0">
            <w:pPr>
              <w:widowControl w:val="0"/>
              <w:spacing w:after="0" w:lineRule="auto"/>
              <w:jc w:val="left"/>
              <w:rPr>
                <w:sz w:val="20"/>
                <w:szCs w:val="20"/>
              </w:rPr>
            </w:pPr>
            <w:r w:rsidDel="00000000" w:rsidR="00000000" w:rsidRPr="00000000">
              <w:rPr>
                <w:sz w:val="20"/>
                <w:szCs w:val="20"/>
                <w:rtl w:val="0"/>
              </w:rPr>
              <w:t xml:space="preserve">Tech Requirements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1">
            <w:pPr>
              <w:widowControl w:val="0"/>
              <w:spacing w:after="0" w:lineRule="auto"/>
              <w:jc w:val="left"/>
              <w:rPr>
                <w:sz w:val="20"/>
                <w:szCs w:val="20"/>
              </w:rPr>
            </w:pPr>
            <w:r w:rsidDel="00000000" w:rsidR="00000000" w:rsidRPr="00000000">
              <w:rPr>
                <w:sz w:val="20"/>
                <w:szCs w:val="20"/>
                <w:rtl w:val="0"/>
              </w:rPr>
              <w:t xml:space="preserve">T2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2">
            <w:pPr>
              <w:widowControl w:val="0"/>
              <w:spacing w:after="0" w:lineRule="auto"/>
              <w:jc w:val="left"/>
              <w:rPr>
                <w:sz w:val="20"/>
                <w:szCs w:val="20"/>
              </w:rPr>
            </w:pPr>
            <w:r w:rsidDel="00000000" w:rsidR="00000000" w:rsidRPr="00000000">
              <w:rPr>
                <w:sz w:val="20"/>
                <w:szCs w:val="20"/>
                <w:rtl w:val="0"/>
              </w:rPr>
              <w:t xml:space="preserve">Experience in cloud based implementations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3">
            <w:pPr>
              <w:widowControl w:val="0"/>
              <w:spacing w:after="0" w:lineRule="auto"/>
              <w:jc w:val="left"/>
              <w:rPr>
                <w:sz w:val="20"/>
                <w:szCs w:val="20"/>
              </w:rPr>
            </w:pPr>
            <w:r w:rsidDel="00000000" w:rsidR="00000000" w:rsidRPr="00000000">
              <w:rPr>
                <w:sz w:val="20"/>
                <w:szCs w:val="20"/>
                <w:rtl w:val="0"/>
              </w:rPr>
              <w:t xml:space="preserve">1. Experience in deploying cloud-based solutions (preferably with leading cloud providers like AWS, GC, OCI or Azure or </w:t>
            </w:r>
            <w:r w:rsidDel="00000000" w:rsidR="00000000" w:rsidRPr="00000000">
              <w:rPr>
                <w:sz w:val="20"/>
                <w:szCs w:val="20"/>
                <w:rtl w:val="0"/>
              </w:rPr>
              <w:t xml:space="preserve">Openstack</w:t>
            </w:r>
            <w:r w:rsidDel="00000000" w:rsidR="00000000" w:rsidRPr="00000000">
              <w:rPr>
                <w:sz w:val="20"/>
                <w:szCs w:val="20"/>
                <w:rtl w:val="0"/>
              </w:rPr>
              <w:t xml:space="preserve">)</w:t>
            </w:r>
          </w:p>
          <w:p w:rsidR="00000000" w:rsidDel="00000000" w:rsidP="00000000" w:rsidRDefault="00000000" w:rsidRPr="00000000" w14:paraId="000004A4">
            <w:pPr>
              <w:widowControl w:val="0"/>
              <w:spacing w:after="0" w:lineRule="auto"/>
              <w:jc w:val="left"/>
              <w:rPr>
                <w:sz w:val="20"/>
                <w:szCs w:val="20"/>
              </w:rPr>
            </w:pPr>
            <w:r w:rsidDel="00000000" w:rsidR="00000000" w:rsidRPr="00000000">
              <w:rPr>
                <w:sz w:val="20"/>
                <w:szCs w:val="20"/>
                <w:rtl w:val="0"/>
              </w:rPr>
              <w:t xml:space="preserve">Self-Declaration by bidder and Demo to be given at the time of presentation</w:t>
            </w:r>
          </w:p>
          <w:p w:rsidR="00000000" w:rsidDel="00000000" w:rsidP="00000000" w:rsidRDefault="00000000" w:rsidRPr="00000000" w14:paraId="000004A5">
            <w:pPr>
              <w:widowControl w:val="0"/>
              <w:spacing w:after="0" w:lineRule="auto"/>
              <w:jc w:val="left"/>
              <w:rPr>
                <w:sz w:val="20"/>
                <w:szCs w:val="20"/>
              </w:rPr>
            </w:pPr>
            <w:r w:rsidDel="00000000" w:rsidR="00000000" w:rsidRPr="00000000">
              <w:rPr>
                <w:sz w:val="20"/>
                <w:szCs w:val="20"/>
                <w:rtl w:val="0"/>
              </w:rPr>
              <w:t xml:space="preserve">2. Should have experience of setting-up cloud solutions for the last three years at a larger scale. The project(s) of minimum value </w:t>
            </w:r>
            <w:r w:rsidDel="00000000" w:rsidR="00000000" w:rsidRPr="00000000">
              <w:rPr>
                <w:sz w:val="20"/>
                <w:szCs w:val="20"/>
                <w:shd w:fill="b6d7a8" w:val="clear"/>
                <w:rtl w:val="0"/>
              </w:rPr>
              <w:t xml:space="preserve">USD 200,000</w:t>
            </w:r>
            <w:r w:rsidDel="00000000" w:rsidR="00000000" w:rsidRPr="00000000">
              <w:rPr>
                <w:sz w:val="20"/>
                <w:szCs w:val="20"/>
                <w:rtl w:val="0"/>
              </w:rPr>
              <w:t xml:space="preserve">. </w:t>
            </w:r>
            <w:r w:rsidDel="00000000" w:rsidR="00000000" w:rsidRPr="00000000">
              <w:rPr>
                <w:sz w:val="20"/>
                <w:szCs w:val="20"/>
                <w:rtl w:val="0"/>
              </w:rPr>
              <w:t xml:space="preserve">Per annum would be considered.</w:t>
            </w:r>
          </w:p>
          <w:p w:rsidR="00000000" w:rsidDel="00000000" w:rsidP="00000000" w:rsidRDefault="00000000" w:rsidRPr="00000000" w14:paraId="000004A6">
            <w:pPr>
              <w:widowControl w:val="0"/>
              <w:spacing w:after="0" w:lineRule="auto"/>
              <w:jc w:val="left"/>
              <w:rPr>
                <w:sz w:val="20"/>
                <w:szCs w:val="20"/>
              </w:rPr>
            </w:pPr>
            <w:r w:rsidDel="00000000" w:rsidR="00000000" w:rsidRPr="00000000">
              <w:rPr>
                <w:sz w:val="20"/>
                <w:szCs w:val="20"/>
                <w:rtl w:val="0"/>
              </w:rPr>
              <w:t xml:space="preserve">( 1 Marks for each project, with a maximum 5</w:t>
            </w:r>
          </w:p>
          <w:p w:rsidR="00000000" w:rsidDel="00000000" w:rsidP="00000000" w:rsidRDefault="00000000" w:rsidRPr="00000000" w14:paraId="000004A7">
            <w:pPr>
              <w:widowControl w:val="0"/>
              <w:spacing w:after="0" w:lineRule="auto"/>
              <w:jc w:val="left"/>
              <w:rPr>
                <w:sz w:val="20"/>
                <w:szCs w:val="20"/>
              </w:rPr>
            </w:pPr>
            <w:r w:rsidDel="00000000" w:rsidR="00000000" w:rsidRPr="00000000">
              <w:rPr>
                <w:sz w:val="20"/>
                <w:szCs w:val="20"/>
                <w:rtl w:val="0"/>
              </w:rPr>
              <w:t xml:space="preserve">marks)"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8">
            <w:pPr>
              <w:widowControl w:val="0"/>
              <w:spacing w:after="0"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9">
            <w:pPr>
              <w:widowControl w:val="0"/>
              <w:spacing w:after="0" w:lineRule="auto"/>
              <w:jc w:val="left"/>
              <w:rPr>
                <w:sz w:val="20"/>
                <w:szCs w:val="20"/>
              </w:rPr>
            </w:pPr>
            <w:r w:rsidDel="00000000" w:rsidR="00000000" w:rsidRPr="00000000">
              <w:rPr>
                <w:sz w:val="20"/>
                <w:szCs w:val="20"/>
                <w:rtl w:val="0"/>
              </w:rPr>
              <w:t xml:space="preserve">Detail of the project with proof of involvement. or Copy of Work Order &amp; completion</w:t>
            </w:r>
          </w:p>
        </w:tc>
      </w:tr>
      <w:tr>
        <w:trPr>
          <w:cantSplit w:val="0"/>
          <w:trHeight w:val="24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A">
            <w:pPr>
              <w:widowControl w:val="0"/>
              <w:spacing w:after="0" w:lineRule="auto"/>
              <w:jc w:val="left"/>
              <w:rPr>
                <w:sz w:val="20"/>
                <w:szCs w:val="20"/>
              </w:rPr>
            </w:pPr>
            <w:r w:rsidDel="00000000" w:rsidR="00000000" w:rsidRPr="00000000">
              <w:rPr>
                <w:sz w:val="20"/>
                <w:szCs w:val="20"/>
                <w:rtl w:val="0"/>
              </w:rPr>
              <w:t xml:space="preserve">Tech Requirements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B">
            <w:pPr>
              <w:widowControl w:val="0"/>
              <w:spacing w:after="0" w:lineRule="auto"/>
              <w:jc w:val="left"/>
              <w:rPr>
                <w:sz w:val="20"/>
                <w:szCs w:val="20"/>
              </w:rPr>
            </w:pPr>
            <w:r w:rsidDel="00000000" w:rsidR="00000000" w:rsidRPr="00000000">
              <w:rPr>
                <w:sz w:val="20"/>
                <w:szCs w:val="20"/>
                <w:rtl w:val="0"/>
              </w:rPr>
              <w:t xml:space="preserve">T3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C">
            <w:pPr>
              <w:widowControl w:val="0"/>
              <w:spacing w:after="0" w:lineRule="auto"/>
              <w:jc w:val="left"/>
              <w:rPr>
                <w:sz w:val="20"/>
                <w:szCs w:val="20"/>
              </w:rPr>
            </w:pPr>
            <w:r w:rsidDel="00000000" w:rsidR="00000000" w:rsidRPr="00000000">
              <w:rPr>
                <w:sz w:val="20"/>
                <w:szCs w:val="20"/>
                <w:rtl w:val="0"/>
              </w:rPr>
              <w:t xml:space="preserve">Open Source software capability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D">
            <w:pPr>
              <w:widowControl w:val="0"/>
              <w:spacing w:after="0" w:lineRule="auto"/>
              <w:jc w:val="left"/>
              <w:rPr>
                <w:sz w:val="20"/>
                <w:szCs w:val="20"/>
              </w:rPr>
            </w:pPr>
            <w:r w:rsidDel="00000000" w:rsidR="00000000" w:rsidRPr="00000000">
              <w:rPr>
                <w:sz w:val="20"/>
                <w:szCs w:val="20"/>
                <w:rtl w:val="0"/>
              </w:rPr>
              <w:t xml:space="preserve">1. Active contribution to open-source projects</w:t>
            </w:r>
          </w:p>
          <w:p w:rsidR="00000000" w:rsidDel="00000000" w:rsidP="00000000" w:rsidRDefault="00000000" w:rsidRPr="00000000" w14:paraId="000004AE">
            <w:pPr>
              <w:widowControl w:val="0"/>
              <w:spacing w:after="0" w:lineRule="auto"/>
              <w:jc w:val="left"/>
              <w:rPr>
                <w:sz w:val="20"/>
                <w:szCs w:val="20"/>
              </w:rPr>
            </w:pPr>
            <w:r w:rsidDel="00000000" w:rsidR="00000000" w:rsidRPr="00000000">
              <w:rPr>
                <w:sz w:val="20"/>
                <w:szCs w:val="20"/>
                <w:rtl w:val="0"/>
              </w:rPr>
              <w:t xml:space="preserve">- Contributed to more than 3 well-known projects ( 5 marks)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F">
            <w:pPr>
              <w:widowControl w:val="0"/>
              <w:spacing w:after="0"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0">
            <w:pPr>
              <w:widowControl w:val="0"/>
              <w:spacing w:after="0" w:lineRule="auto"/>
              <w:jc w:val="left"/>
              <w:rPr>
                <w:sz w:val="20"/>
                <w:szCs w:val="20"/>
              </w:rPr>
            </w:pPr>
            <w:r w:rsidDel="00000000" w:rsidR="00000000" w:rsidRPr="00000000">
              <w:rPr>
                <w:sz w:val="20"/>
                <w:szCs w:val="20"/>
                <w:rtl w:val="0"/>
              </w:rPr>
              <w:t xml:space="preserve">Any of the below:</w:t>
            </w:r>
          </w:p>
          <w:p w:rsidR="00000000" w:rsidDel="00000000" w:rsidP="00000000" w:rsidRDefault="00000000" w:rsidRPr="00000000" w14:paraId="000004B1">
            <w:pPr>
              <w:widowControl w:val="0"/>
              <w:spacing w:after="0" w:lineRule="auto"/>
              <w:jc w:val="left"/>
              <w:rPr>
                <w:sz w:val="20"/>
                <w:szCs w:val="20"/>
              </w:rPr>
            </w:pPr>
            <w:r w:rsidDel="00000000" w:rsidR="00000000" w:rsidRPr="00000000">
              <w:rPr>
                <w:sz w:val="20"/>
                <w:szCs w:val="20"/>
                <w:rtl w:val="0"/>
              </w:rPr>
              <w:t xml:space="preserve">1. </w:t>
            </w:r>
            <w:r w:rsidDel="00000000" w:rsidR="00000000" w:rsidRPr="00000000">
              <w:rPr>
                <w:sz w:val="20"/>
                <w:szCs w:val="20"/>
                <w:rtl w:val="0"/>
              </w:rPr>
              <w:t xml:space="preserve">Documentation</w:t>
            </w:r>
            <w:r w:rsidDel="00000000" w:rsidR="00000000" w:rsidRPr="00000000">
              <w:rPr>
                <w:sz w:val="20"/>
                <w:szCs w:val="20"/>
                <w:rtl w:val="0"/>
              </w:rPr>
              <w:t xml:space="preserve"> of contributions to open-source projects (code commits, bug fixes, features added).</w:t>
            </w:r>
          </w:p>
          <w:p w:rsidR="00000000" w:rsidDel="00000000" w:rsidP="00000000" w:rsidRDefault="00000000" w:rsidRPr="00000000" w14:paraId="000004B2">
            <w:pPr>
              <w:widowControl w:val="0"/>
              <w:spacing w:after="0" w:lineRule="auto"/>
              <w:jc w:val="left"/>
              <w:rPr>
                <w:sz w:val="20"/>
                <w:szCs w:val="20"/>
              </w:rPr>
            </w:pPr>
            <w:r w:rsidDel="00000000" w:rsidR="00000000" w:rsidRPr="00000000">
              <w:rPr>
                <w:sz w:val="20"/>
                <w:szCs w:val="20"/>
                <w:rtl w:val="0"/>
              </w:rPr>
              <w:t xml:space="preserve">OR</w:t>
            </w:r>
          </w:p>
          <w:p w:rsidR="00000000" w:rsidDel="00000000" w:rsidP="00000000" w:rsidRDefault="00000000" w:rsidRPr="00000000" w14:paraId="000004B3">
            <w:pPr>
              <w:widowControl w:val="0"/>
              <w:spacing w:after="0" w:lineRule="auto"/>
              <w:jc w:val="left"/>
              <w:rPr>
                <w:sz w:val="20"/>
                <w:szCs w:val="20"/>
              </w:rPr>
            </w:pPr>
            <w:r w:rsidDel="00000000" w:rsidR="00000000" w:rsidRPr="00000000">
              <w:rPr>
                <w:sz w:val="20"/>
                <w:szCs w:val="20"/>
                <w:rtl w:val="0"/>
              </w:rPr>
              <w:t xml:space="preserve">2. Any major open-source projects the company has developed or maintains. provide links to repositories or examples of contributions</w:t>
            </w:r>
          </w:p>
          <w:p w:rsidR="00000000" w:rsidDel="00000000" w:rsidP="00000000" w:rsidRDefault="00000000" w:rsidRPr="00000000" w14:paraId="000004B4">
            <w:pPr>
              <w:widowControl w:val="0"/>
              <w:spacing w:after="0" w:lineRule="auto"/>
              <w:jc w:val="left"/>
              <w:rPr>
                <w:sz w:val="20"/>
                <w:szCs w:val="20"/>
              </w:rPr>
            </w:pPr>
            <w:r w:rsidDel="00000000" w:rsidR="00000000" w:rsidRPr="00000000">
              <w:rPr>
                <w:rtl w:val="0"/>
              </w:rPr>
            </w:r>
          </w:p>
        </w:tc>
      </w:tr>
      <w:tr>
        <w:trPr>
          <w:cantSplit w:val="0"/>
          <w:trHeight w:val="19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5">
            <w:pPr>
              <w:widowControl w:val="0"/>
              <w:spacing w:after="0" w:lineRule="auto"/>
              <w:jc w:val="left"/>
              <w:rPr>
                <w:sz w:val="20"/>
                <w:szCs w:val="20"/>
              </w:rPr>
            </w:pPr>
            <w:r w:rsidDel="00000000" w:rsidR="00000000" w:rsidRPr="00000000">
              <w:rPr>
                <w:sz w:val="20"/>
                <w:szCs w:val="20"/>
                <w:rtl w:val="0"/>
              </w:rPr>
              <w:t xml:space="preserve">IT Project Management capability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6">
            <w:pPr>
              <w:widowControl w:val="0"/>
              <w:spacing w:after="0" w:lineRule="auto"/>
              <w:jc w:val="left"/>
              <w:rPr>
                <w:sz w:val="20"/>
                <w:szCs w:val="20"/>
              </w:rPr>
            </w:pPr>
            <w:r w:rsidDel="00000000" w:rsidR="00000000" w:rsidRPr="00000000">
              <w:rPr>
                <w:sz w:val="20"/>
                <w:szCs w:val="20"/>
                <w:rtl w:val="0"/>
              </w:rPr>
              <w:t xml:space="preserve">T4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7">
            <w:pPr>
              <w:widowControl w:val="0"/>
              <w:spacing w:after="0" w:lineRule="auto"/>
              <w:jc w:val="left"/>
              <w:rPr>
                <w:sz w:val="20"/>
                <w:szCs w:val="20"/>
              </w:rPr>
            </w:pPr>
            <w:r w:rsidDel="00000000" w:rsidR="00000000" w:rsidRPr="00000000">
              <w:rPr>
                <w:sz w:val="20"/>
                <w:szCs w:val="20"/>
                <w:rtl w:val="0"/>
              </w:rPr>
              <w:t xml:space="preserve">IT Project Management capability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8">
            <w:pPr>
              <w:widowControl w:val="0"/>
              <w:spacing w:after="0" w:lineRule="auto"/>
              <w:jc w:val="left"/>
              <w:rPr>
                <w:sz w:val="20"/>
                <w:szCs w:val="20"/>
              </w:rPr>
            </w:pPr>
            <w:r w:rsidDel="00000000" w:rsidR="00000000" w:rsidRPr="00000000">
              <w:rPr>
                <w:sz w:val="20"/>
                <w:szCs w:val="20"/>
                <w:rtl w:val="0"/>
              </w:rPr>
              <w:t xml:space="preserve">1 Approach and methodology, Detailed presentation on how you will</w:t>
            </w:r>
          </w:p>
          <w:p w:rsidR="00000000" w:rsidDel="00000000" w:rsidP="00000000" w:rsidRDefault="00000000" w:rsidRPr="00000000" w14:paraId="000004B9">
            <w:pPr>
              <w:widowControl w:val="0"/>
              <w:spacing w:after="0" w:lineRule="auto"/>
              <w:jc w:val="left"/>
              <w:rPr>
                <w:sz w:val="20"/>
                <w:szCs w:val="20"/>
              </w:rPr>
            </w:pPr>
            <w:r w:rsidDel="00000000" w:rsidR="00000000" w:rsidRPr="00000000">
              <w:rPr>
                <w:sz w:val="20"/>
                <w:szCs w:val="20"/>
                <w:rtl w:val="0"/>
              </w:rPr>
              <w:t xml:space="preserve">- Deploy</w:t>
            </w:r>
          </w:p>
          <w:p w:rsidR="00000000" w:rsidDel="00000000" w:rsidP="00000000" w:rsidRDefault="00000000" w:rsidRPr="00000000" w14:paraId="000004BA">
            <w:pPr>
              <w:widowControl w:val="0"/>
              <w:spacing w:after="0" w:lineRule="auto"/>
              <w:jc w:val="left"/>
              <w:rPr>
                <w:sz w:val="20"/>
                <w:szCs w:val="20"/>
              </w:rPr>
            </w:pPr>
            <w:r w:rsidDel="00000000" w:rsidR="00000000" w:rsidRPr="00000000">
              <w:rPr>
                <w:sz w:val="20"/>
                <w:szCs w:val="20"/>
                <w:rtl w:val="0"/>
              </w:rPr>
              <w:t xml:space="preserve">- Migrate</w:t>
            </w:r>
          </w:p>
          <w:p w:rsidR="00000000" w:rsidDel="00000000" w:rsidP="00000000" w:rsidRDefault="00000000" w:rsidRPr="00000000" w14:paraId="000004BB">
            <w:pPr>
              <w:widowControl w:val="0"/>
              <w:spacing w:after="0" w:lineRule="auto"/>
              <w:jc w:val="left"/>
              <w:rPr>
                <w:sz w:val="20"/>
                <w:szCs w:val="20"/>
              </w:rPr>
            </w:pPr>
            <w:r w:rsidDel="00000000" w:rsidR="00000000" w:rsidRPr="00000000">
              <w:rPr>
                <w:sz w:val="20"/>
                <w:szCs w:val="20"/>
                <w:rtl w:val="0"/>
              </w:rPr>
              <w:t xml:space="preserve">- Project plan and timelines</w:t>
            </w:r>
          </w:p>
          <w:p w:rsidR="00000000" w:rsidDel="00000000" w:rsidP="00000000" w:rsidRDefault="00000000" w:rsidRPr="00000000" w14:paraId="000004BC">
            <w:pPr>
              <w:widowControl w:val="0"/>
              <w:spacing w:after="0" w:lineRule="auto"/>
              <w:jc w:val="left"/>
              <w:rPr>
                <w:sz w:val="20"/>
                <w:szCs w:val="20"/>
              </w:rPr>
            </w:pPr>
            <w:r w:rsidDel="00000000" w:rsidR="00000000" w:rsidRPr="00000000">
              <w:rPr>
                <w:sz w:val="20"/>
                <w:szCs w:val="20"/>
                <w:rtl w:val="0"/>
              </w:rPr>
              <w:t xml:space="preserve">- Risk mitigation</w:t>
            </w:r>
          </w:p>
          <w:p w:rsidR="00000000" w:rsidDel="00000000" w:rsidP="00000000" w:rsidRDefault="00000000" w:rsidRPr="00000000" w14:paraId="000004BD">
            <w:pPr>
              <w:widowControl w:val="0"/>
              <w:spacing w:after="0" w:lineRule="auto"/>
              <w:jc w:val="left"/>
              <w:rPr>
                <w:sz w:val="20"/>
                <w:szCs w:val="20"/>
              </w:rPr>
            </w:pPr>
            <w:r w:rsidDel="00000000" w:rsidR="00000000" w:rsidRPr="00000000">
              <w:rPr>
                <w:sz w:val="20"/>
                <w:szCs w:val="20"/>
                <w:rtl w:val="0"/>
              </w:rPr>
              <w:t xml:space="preserve">- Optimization strategy</w:t>
            </w:r>
          </w:p>
          <w:p w:rsidR="00000000" w:rsidDel="00000000" w:rsidP="00000000" w:rsidRDefault="00000000" w:rsidRPr="00000000" w14:paraId="000004BE">
            <w:pPr>
              <w:widowControl w:val="0"/>
              <w:spacing w:after="0" w:lineRule="auto"/>
              <w:jc w:val="left"/>
              <w:rPr>
                <w:sz w:val="20"/>
                <w:szCs w:val="20"/>
              </w:rPr>
            </w:pPr>
            <w:r w:rsidDel="00000000" w:rsidR="00000000" w:rsidRPr="00000000">
              <w:rPr>
                <w:sz w:val="20"/>
                <w:szCs w:val="20"/>
                <w:rtl w:val="0"/>
              </w:rPr>
              <w:t xml:space="preserve">2. Operations and Maintenance Plan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F">
            <w:pPr>
              <w:widowControl w:val="0"/>
              <w:spacing w:after="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0">
            <w:pPr>
              <w:widowControl w:val="0"/>
              <w:spacing w:after="0" w:lineRule="auto"/>
              <w:jc w:val="left"/>
              <w:rPr>
                <w:sz w:val="20"/>
                <w:szCs w:val="20"/>
              </w:rPr>
            </w:pPr>
            <w:r w:rsidDel="00000000" w:rsidR="00000000" w:rsidRPr="00000000">
              <w:rPr>
                <w:sz w:val="20"/>
                <w:szCs w:val="20"/>
                <w:rtl w:val="0"/>
              </w:rPr>
              <w:t xml:space="preserve">Presentation and Demo</w:t>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1">
            <w:pPr>
              <w:widowControl w:val="0"/>
              <w:spacing w:after="0" w:lineRule="auto"/>
              <w:jc w:val="left"/>
              <w:rPr>
                <w:sz w:val="20"/>
                <w:szCs w:val="20"/>
              </w:rPr>
            </w:pPr>
            <w:r w:rsidDel="00000000" w:rsidR="00000000" w:rsidRPr="00000000">
              <w:rPr>
                <w:sz w:val="20"/>
                <w:szCs w:val="20"/>
                <w:rtl w:val="0"/>
              </w:rPr>
              <w:t xml:space="preserve">IT Project Management capability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2">
            <w:pPr>
              <w:widowControl w:val="0"/>
              <w:spacing w:after="0" w:lineRule="auto"/>
              <w:jc w:val="left"/>
              <w:rPr>
                <w:sz w:val="20"/>
                <w:szCs w:val="20"/>
              </w:rPr>
            </w:pPr>
            <w:r w:rsidDel="00000000" w:rsidR="00000000" w:rsidRPr="00000000">
              <w:rPr>
                <w:sz w:val="20"/>
                <w:szCs w:val="20"/>
                <w:rtl w:val="0"/>
              </w:rPr>
              <w:t xml:space="preserve">IT1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3">
            <w:pPr>
              <w:widowControl w:val="0"/>
              <w:spacing w:after="0" w:lineRule="auto"/>
              <w:jc w:val="left"/>
              <w:rPr>
                <w:sz w:val="20"/>
                <w:szCs w:val="20"/>
              </w:rPr>
            </w:pPr>
            <w:r w:rsidDel="00000000" w:rsidR="00000000" w:rsidRPr="00000000">
              <w:rPr>
                <w:sz w:val="20"/>
                <w:szCs w:val="20"/>
                <w:rtl w:val="0"/>
              </w:rPr>
              <w:t xml:space="preserve">Financial Proposal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4">
            <w:pPr>
              <w:widowControl w:val="0"/>
              <w:spacing w:after="0" w:lineRule="auto"/>
              <w:jc w:val="left"/>
              <w:rPr>
                <w:sz w:val="20"/>
                <w:szCs w:val="20"/>
              </w:rPr>
            </w:pPr>
            <w:r w:rsidDel="00000000" w:rsidR="00000000" w:rsidRPr="00000000">
              <w:rPr>
                <w:sz w:val="20"/>
                <w:szCs w:val="20"/>
                <w:rtl w:val="0"/>
              </w:rPr>
              <w:t xml:space="preserve">1. Cost of resources against roles ( 10 Marks)</w:t>
            </w:r>
          </w:p>
          <w:p w:rsidR="00000000" w:rsidDel="00000000" w:rsidP="00000000" w:rsidRDefault="00000000" w:rsidRPr="00000000" w14:paraId="000004C5">
            <w:pPr>
              <w:widowControl w:val="0"/>
              <w:spacing w:after="0" w:lineRule="auto"/>
              <w:jc w:val="left"/>
              <w:rPr>
                <w:sz w:val="20"/>
                <w:szCs w:val="20"/>
              </w:rPr>
            </w:pPr>
            <w:r w:rsidDel="00000000" w:rsidR="00000000" w:rsidRPr="00000000">
              <w:rPr>
                <w:sz w:val="20"/>
                <w:szCs w:val="20"/>
                <w:rtl w:val="0"/>
              </w:rPr>
              <w:t xml:space="preserve">2. Most optimal way executing this project with roles defined for the DaaS project ( 10 Marks)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6">
            <w:pPr>
              <w:widowControl w:val="0"/>
              <w:spacing w:after="0" w:lineRule="auto"/>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7">
            <w:pPr>
              <w:widowControl w:val="0"/>
              <w:spacing w:after="0" w:lineRule="auto"/>
              <w:jc w:val="left"/>
              <w:rPr>
                <w:sz w:val="20"/>
                <w:szCs w:val="20"/>
              </w:rPr>
            </w:pPr>
            <w:r w:rsidDel="00000000" w:rsidR="00000000" w:rsidRPr="00000000">
              <w:rPr>
                <w:sz w:val="20"/>
                <w:szCs w:val="20"/>
                <w:rtl w:val="0"/>
              </w:rPr>
              <w:t xml:space="preserve">Details of roles and plan for how the role will work on the project as per the Appendix 2 financial proposal (section 3 &amp; 4 in appendix 2)</w:t>
            </w:r>
          </w:p>
        </w:tc>
      </w:tr>
    </w:tbl>
    <w:p w:rsidR="00000000" w:rsidDel="00000000" w:rsidP="00000000" w:rsidRDefault="00000000" w:rsidRPr="00000000" w14:paraId="000004C8">
      <w:pPr>
        <w:spacing w:after="0" w:lineRule="auto"/>
        <w:rPr/>
      </w:pPr>
      <w:r w:rsidDel="00000000" w:rsidR="00000000" w:rsidRPr="00000000">
        <w:rPr>
          <w:rtl w:val="0"/>
        </w:rPr>
      </w:r>
    </w:p>
    <w:p w:rsidR="00000000" w:rsidDel="00000000" w:rsidP="00000000" w:rsidRDefault="00000000" w:rsidRPr="00000000" w14:paraId="000004C9">
      <w:pPr>
        <w:spacing w:after="0" w:lineRule="auto"/>
        <w:rPr/>
        <w:sectPr>
          <w:type w:val="nextPage"/>
          <w:pgSz w:h="12240" w:w="15840"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4CA">
      <w:pPr>
        <w:pStyle w:val="Heading2"/>
        <w:spacing w:after="0" w:lineRule="auto"/>
        <w:ind w:firstLine="1440"/>
        <w:rPr/>
      </w:pPr>
      <w:bookmarkStart w:colFirst="0" w:colLast="0" w:name="_u4zzpd4ekgrk" w:id="49"/>
      <w:bookmarkEnd w:id="49"/>
      <w:r w:rsidDel="00000000" w:rsidR="00000000" w:rsidRPr="00000000">
        <w:rPr>
          <w:rtl w:val="0"/>
        </w:rPr>
      </w:r>
    </w:p>
    <w:p w:rsidR="00000000" w:rsidDel="00000000" w:rsidP="00000000" w:rsidRDefault="00000000" w:rsidRPr="00000000" w14:paraId="000004CB">
      <w:pPr>
        <w:spacing w:after="0" w:lineRule="auto"/>
        <w:rPr/>
      </w:pPr>
      <w:r w:rsidDel="00000000" w:rsidR="00000000" w:rsidRPr="00000000">
        <w:rPr>
          <w:rtl w:val="0"/>
        </w:rPr>
      </w:r>
    </w:p>
    <w:p w:rsidR="00000000" w:rsidDel="00000000" w:rsidP="00000000" w:rsidRDefault="00000000" w:rsidRPr="00000000" w14:paraId="000004CC">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bookmarkStart w:colFirst="0" w:colLast="0" w:name="_j9uxj27pmq1k" w:id="50"/>
      <w:bookmarkEnd w:id="50"/>
      <w:r w:rsidDel="00000000" w:rsidR="00000000" w:rsidRPr="00000000">
        <w:rPr>
          <w:rtl w:val="0"/>
        </w:rPr>
        <w:t xml:space="preserve">APPENDIX </w:t>
      </w:r>
      <w:r w:rsidDel="00000000" w:rsidR="00000000" w:rsidRPr="00000000">
        <w:rPr>
          <w:rtl w:val="0"/>
        </w:rPr>
        <w:t xml:space="preserve">- </w:t>
      </w:r>
      <w:r w:rsidDel="00000000" w:rsidR="00000000" w:rsidRPr="00000000">
        <w:rPr>
          <w:rtl w:val="0"/>
        </w:rPr>
        <w:t xml:space="preserve">3. </w:t>
      </w:r>
      <w:r w:rsidDel="00000000" w:rsidR="00000000" w:rsidRPr="00000000">
        <w:rPr>
          <w:b w:val="1"/>
          <w:bCs w:val="1"/>
          <w:sz w:val="28"/>
          <w:szCs w:val="28"/>
          <w:rtl w:val="0"/>
        </w:rPr>
        <w:t xml:space="preserve">Technical Proposal Response - Template </w:t>
      </w:r>
      <w:r w:rsidDel="00000000" w:rsidR="00000000" w:rsidRPr="00000000">
        <w:rPr>
          <w:rtl w:val="0"/>
        </w:rPr>
      </w:r>
    </w:p>
    <w:p w:rsidR="00000000" w:rsidDel="00000000" w:rsidP="00000000" w:rsidRDefault="00000000" w:rsidRPr="00000000" w14:paraId="000004CD">
      <w:pPr>
        <w:pStyle w:val="Heading2"/>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u w:val="none"/>
        </w:rPr>
      </w:pPr>
      <w:bookmarkStart w:colFirst="0" w:colLast="0" w:name="_oeqdm9tepeui" w:id="51"/>
      <w:bookmarkEnd w:id="51"/>
      <w:r w:rsidDel="00000000" w:rsidR="00000000" w:rsidRPr="00000000">
        <w:rPr>
          <w:rtl w:val="0"/>
        </w:rPr>
        <w:t xml:space="preserve">Solution Overview</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b w:val="0"/>
          <w:bCs w:val="0"/>
          <w:color w:val="000000"/>
          <w:sz w:val="22"/>
          <w:szCs w:val="22"/>
        </w:rPr>
      </w:pPr>
      <w:r w:rsidDel="00000000" w:rsidR="00000000" w:rsidRPr="00000000">
        <w:rPr>
          <w:b w:val="0"/>
          <w:bCs w:val="0"/>
          <w:color w:val="000000"/>
          <w:sz w:val="22"/>
          <w:szCs w:val="22"/>
          <w:rtl w:val="0"/>
        </w:rPr>
        <w:t xml:space="preserve">Detailed solution overview aligned to </w:t>
      </w:r>
      <w:commentRangeStart w:id="29"/>
      <w:hyperlink w:anchor="_8044twnr1shh">
        <w:r w:rsidDel="00000000" w:rsidR="00000000" w:rsidRPr="00000000">
          <w:rPr>
            <w:b w:val="0"/>
            <w:bCs w:val="0"/>
            <w:color w:val="000000"/>
            <w:sz w:val="22"/>
            <w:szCs w:val="22"/>
            <w:rtl w:val="0"/>
          </w:rPr>
          <w:t xml:space="preserve">Solution Approach to Credentialing DPI</w:t>
        </w:r>
      </w:hyperlink>
      <w:r w:rsidDel="00000000" w:rsidR="00000000" w:rsidRPr="00000000">
        <w:rPr>
          <w:rtl w:val="0"/>
        </w:rPr>
        <w:t xml:space="preserve"> guideline</w:t>
      </w:r>
      <w:r w:rsidDel="00000000" w:rsidR="00000000" w:rsidRPr="00000000">
        <w:rPr>
          <w:b w:val="0"/>
          <w:bCs w:val="0"/>
          <w:color w:val="000000"/>
          <w:sz w:val="22"/>
          <w:szCs w:val="22"/>
          <w:rtl w:val="0"/>
        </w:rPr>
        <w:t xml:space="preserve"> </w:t>
      </w:r>
      <w:commentRangeEnd w:id="29"/>
      <w:r w:rsidDel="00000000" w:rsidR="00000000" w:rsidRPr="00000000">
        <w:commentReference w:id="29"/>
      </w:r>
      <w:r w:rsidDel="00000000" w:rsidR="00000000" w:rsidRPr="00000000">
        <w:rPr>
          <w:b w:val="0"/>
          <w:bCs w:val="0"/>
          <w:color w:val="000000"/>
          <w:sz w:val="22"/>
          <w:szCs w:val="22"/>
          <w:rtl w:val="0"/>
        </w:rPr>
        <w:t xml:space="preserve">that aligns to use cases, actors, components, functional and non-functional requirements called out as per this scope document.</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pPr>
      <w:r w:rsidDel="00000000" w:rsidR="00000000" w:rsidRPr="00000000">
        <w:rPr>
          <w:rtl w:val="0"/>
        </w:rPr>
      </w:r>
    </w:p>
    <w:p w:rsidR="00000000" w:rsidDel="00000000" w:rsidP="00000000" w:rsidRDefault="00000000" w:rsidRPr="00000000" w14:paraId="000004D0">
      <w:pPr>
        <w:pStyle w:val="Heading2"/>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u w:val="none"/>
        </w:rPr>
      </w:pPr>
      <w:bookmarkStart w:colFirst="0" w:colLast="0" w:name="_caesof91f3ld" w:id="52"/>
      <w:bookmarkEnd w:id="52"/>
      <w:r w:rsidDel="00000000" w:rsidR="00000000" w:rsidRPr="00000000">
        <w:rPr>
          <w:rtl w:val="0"/>
        </w:rPr>
        <w:t xml:space="preserve">Compliance to Requirements</w:t>
      </w:r>
    </w:p>
    <w:p w:rsidR="00000000" w:rsidDel="00000000" w:rsidP="00000000" w:rsidRDefault="00000000" w:rsidRPr="00000000" w14:paraId="000004D1">
      <w:pPr>
        <w:spacing w:after="120" w:before="0" w:lineRule="auto"/>
        <w:ind w:left="720" w:firstLine="0"/>
        <w:rPr/>
      </w:pPr>
      <w:r w:rsidDel="00000000" w:rsidR="00000000" w:rsidRPr="00000000">
        <w:rPr>
          <w:rtl w:val="0"/>
        </w:rPr>
        <w:t xml:space="preserve">Responses to the functional (technical/program) and non-functional requirements called out in the </w:t>
      </w:r>
      <w:commentRangeStart w:id="30"/>
      <w:hyperlink w:anchor="_6zlo4j5jyoax">
        <w:r w:rsidDel="00000000" w:rsidR="00000000" w:rsidRPr="00000000">
          <w:rPr>
            <w:color w:val="1155cc"/>
            <w:u w:val="single"/>
            <w:rtl w:val="0"/>
          </w:rPr>
          <w:t xml:space="preserve">Requirements Matrix</w:t>
        </w:r>
      </w:hyperlink>
      <w:commentRangeEnd w:id="30"/>
      <w:r w:rsidDel="00000000" w:rsidR="00000000" w:rsidRPr="00000000">
        <w:commentReference w:id="30"/>
      </w:r>
      <w:r w:rsidDel="00000000" w:rsidR="00000000" w:rsidRPr="00000000">
        <w:rPr>
          <w:rtl w:val="0"/>
        </w:rPr>
        <w:t xml:space="preserve">.</w:t>
      </w:r>
    </w:p>
    <w:p w:rsidR="00000000" w:rsidDel="00000000" w:rsidP="00000000" w:rsidRDefault="00000000" w:rsidRPr="00000000" w14:paraId="000004D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firstLine="1440"/>
        <w:jc w:val="both"/>
        <w:rPr/>
      </w:pPr>
      <w:bookmarkStart w:colFirst="0" w:colLast="0" w:name="_xgazax5a0o2e" w:id="53"/>
      <w:bookmarkEnd w:id="53"/>
      <w:r w:rsidDel="00000000" w:rsidR="00000000" w:rsidRPr="00000000">
        <w:rPr>
          <w:rtl w:val="0"/>
        </w:rPr>
      </w:r>
    </w:p>
    <w:p w:rsidR="00000000" w:rsidDel="00000000" w:rsidP="00000000" w:rsidRDefault="00000000" w:rsidRPr="00000000" w14:paraId="000004D3">
      <w:pPr>
        <w:pStyle w:val="Heading2"/>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u w:val="none"/>
        </w:rPr>
      </w:pPr>
      <w:bookmarkStart w:colFirst="0" w:colLast="0" w:name="_bxjuk3ninon0" w:id="54"/>
      <w:bookmarkEnd w:id="54"/>
      <w:r w:rsidDel="00000000" w:rsidR="00000000" w:rsidRPr="00000000">
        <w:rPr>
          <w:rtl w:val="0"/>
        </w:rPr>
        <w:t xml:space="preserve">Financial Proposal</w:t>
      </w:r>
    </w:p>
    <w:p w:rsidR="00000000" w:rsidDel="00000000" w:rsidP="00000000" w:rsidRDefault="00000000" w:rsidRPr="00000000" w14:paraId="000004D4">
      <w:pPr>
        <w:spacing w:after="120" w:before="0" w:lineRule="auto"/>
        <w:ind w:left="720" w:firstLine="0"/>
        <w:rPr/>
      </w:pPr>
      <w:r w:rsidDel="00000000" w:rsidR="00000000" w:rsidRPr="00000000">
        <w:rPr>
          <w:rtl w:val="0"/>
        </w:rPr>
        <w:t xml:space="preserve">We recommend you to use this </w:t>
      </w:r>
      <w:hyperlink r:id="rId28">
        <w:r w:rsidDel="00000000" w:rsidR="00000000" w:rsidRPr="00000000">
          <w:rPr>
            <w:color w:val="1155cc"/>
            <w:u w:val="single"/>
            <w:rtl w:val="0"/>
          </w:rPr>
          <w:t xml:space="preserve">reference</w:t>
        </w:r>
      </w:hyperlink>
      <w:r w:rsidDel="00000000" w:rsidR="00000000" w:rsidRPr="00000000">
        <w:rPr>
          <w:rtl w:val="0"/>
        </w:rPr>
        <w:t xml:space="preserve"> pricing template for populating your financials. </w:t>
      </w:r>
      <w:r w:rsidDel="00000000" w:rsidR="00000000" w:rsidRPr="00000000">
        <w:rPr>
          <w:rtl w:val="0"/>
        </w:rPr>
        <w:t xml:space="preserve">Financials should factor the cloud cost of hosting the solution for the duration of the contract.</w:t>
      </w:r>
      <w:r w:rsidDel="00000000" w:rsidR="00000000" w:rsidRPr="00000000">
        <w:rPr>
          <w:rtl w:val="0"/>
        </w:rPr>
        <w:t xml:space="preserve"> </w:t>
      </w:r>
    </w:p>
    <w:p w:rsidR="00000000" w:rsidDel="00000000" w:rsidP="00000000" w:rsidRDefault="00000000" w:rsidRPr="00000000" w14:paraId="000004D5">
      <w:pPr>
        <w:spacing w:after="120" w:before="0" w:lineRule="auto"/>
        <w:ind w:left="720" w:firstLine="0"/>
        <w:rPr/>
      </w:pPr>
      <w:r w:rsidDel="00000000" w:rsidR="00000000" w:rsidRPr="00000000">
        <w:rPr>
          <w:rtl w:val="0"/>
        </w:rPr>
        <w:t xml:space="preserve">In addition to the details, please also include a summary of the financials. The proposal must be inclusive of taxes.</w:t>
      </w:r>
    </w:p>
    <w:p w:rsidR="00000000" w:rsidDel="00000000" w:rsidP="00000000" w:rsidRDefault="00000000" w:rsidRPr="00000000" w14:paraId="000004D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firstLine="1440"/>
        <w:jc w:val="both"/>
        <w:rPr/>
      </w:pPr>
      <w:bookmarkStart w:colFirst="0" w:colLast="0" w:name="_icc24ft3mg02" w:id="55"/>
      <w:bookmarkEnd w:id="55"/>
      <w:r w:rsidDel="00000000" w:rsidR="00000000" w:rsidRPr="00000000">
        <w:rPr>
          <w:rtl w:val="0"/>
        </w:rPr>
      </w:r>
    </w:p>
    <w:p w:rsidR="00000000" w:rsidDel="00000000" w:rsidP="00000000" w:rsidRDefault="00000000" w:rsidRPr="00000000" w14:paraId="000004D7">
      <w:pPr>
        <w:pStyle w:val="Heading2"/>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hd w:fill="b6d7a8" w:val="clear"/>
        </w:rPr>
      </w:pPr>
      <w:bookmarkStart w:colFirst="0" w:colLast="0" w:name="_4l37izkl9rsu" w:id="56"/>
      <w:bookmarkEnd w:id="56"/>
      <w:r w:rsidDel="00000000" w:rsidR="00000000" w:rsidRPr="00000000">
        <w:rPr>
          <w:shd w:fill="b6d7a8" w:val="clear"/>
          <w:rtl w:val="0"/>
        </w:rPr>
        <w:t xml:space="preserve">Team Composition </w:t>
      </w:r>
      <w:r w:rsidDel="00000000" w:rsidR="00000000" w:rsidRPr="00000000">
        <w:rPr>
          <w:shd w:fill="b6d7a8" w:val="clear"/>
          <w:rtl w:val="0"/>
        </w:rPr>
        <w:t xml:space="preserve"> Proposal </w:t>
      </w:r>
      <w:r w:rsidDel="00000000" w:rsidR="00000000" w:rsidRPr="00000000">
        <w:rPr>
          <w:shd w:fill="b6d7a8" w:val="clear"/>
          <w:rtl w:val="0"/>
        </w:rPr>
        <w:t xml:space="preserve">(Technical/Program) </w:t>
      </w:r>
      <w:r w:rsidDel="00000000" w:rsidR="00000000" w:rsidRPr="00000000">
        <w:rPr>
          <w:rtl w:val="0"/>
        </w:rPr>
      </w:r>
    </w:p>
    <w:p w:rsidR="00000000" w:rsidDel="00000000" w:rsidP="00000000" w:rsidRDefault="00000000" w:rsidRPr="00000000" w14:paraId="000004D8">
      <w:pPr>
        <w:spacing w:after="120" w:before="0" w:lineRule="auto"/>
        <w:ind w:left="0" w:firstLine="720"/>
        <w:rPr/>
      </w:pPr>
      <w:r w:rsidDel="00000000" w:rsidR="00000000" w:rsidRPr="00000000">
        <w:rPr>
          <w:rtl w:val="0"/>
        </w:rPr>
        <w:t xml:space="preserve">Resource details including name, email/phone, training/experience, etc., aligned to the</w:t>
      </w:r>
    </w:p>
    <w:p w:rsidR="00000000" w:rsidDel="00000000" w:rsidP="00000000" w:rsidRDefault="00000000" w:rsidRPr="00000000" w14:paraId="000004D9">
      <w:pPr>
        <w:spacing w:after="120" w:before="0" w:lineRule="auto"/>
        <w:ind w:left="0" w:firstLine="720"/>
        <w:rPr/>
      </w:pPr>
      <w:r w:rsidDel="00000000" w:rsidR="00000000" w:rsidRPr="00000000">
        <w:rPr>
          <w:rtl w:val="0"/>
        </w:rPr>
        <w:t xml:space="preserve">role.</w:t>
      </w:r>
    </w:p>
    <w:p w:rsidR="00000000" w:rsidDel="00000000" w:rsidP="00000000" w:rsidRDefault="00000000" w:rsidRPr="00000000" w14:paraId="000004DA">
      <w:pPr>
        <w:spacing w:after="120" w:before="0" w:lineRule="auto"/>
        <w:ind w:left="0" w:firstLine="720"/>
        <w:rPr/>
      </w:pPr>
      <w:r w:rsidDel="00000000" w:rsidR="00000000" w:rsidRPr="00000000">
        <w:rPr>
          <w:rtl w:val="0"/>
        </w:rPr>
      </w:r>
    </w:p>
    <w:p w:rsidR="00000000" w:rsidDel="00000000" w:rsidP="00000000" w:rsidRDefault="00000000" w:rsidRPr="00000000" w14:paraId="000004DB">
      <w:pPr>
        <w:spacing w:after="120" w:before="0" w:lineRule="auto"/>
        <w:ind w:left="0" w:firstLine="720"/>
        <w:rPr/>
      </w:pPr>
      <w:r w:rsidDel="00000000" w:rsidR="00000000" w:rsidRPr="00000000">
        <w:rPr>
          <w:rtl w:val="0"/>
        </w:rPr>
      </w:r>
    </w:p>
    <w:p w:rsidR="00000000" w:rsidDel="00000000" w:rsidP="00000000" w:rsidRDefault="00000000" w:rsidRPr="00000000" w14:paraId="000004DC">
      <w:pPr>
        <w:spacing w:after="0" w:lineRule="auto"/>
        <w:ind w:left="0" w:firstLine="720"/>
        <w:rPr/>
      </w:pPr>
      <w:r w:rsidDel="00000000" w:rsidR="00000000" w:rsidRPr="00000000">
        <w:rPr>
          <w:rtl w:val="0"/>
        </w:rPr>
      </w:r>
    </w:p>
    <w:p w:rsidR="00000000" w:rsidDel="00000000" w:rsidP="00000000" w:rsidRDefault="00000000" w:rsidRPr="00000000" w14:paraId="000004DD">
      <w:pPr>
        <w:spacing w:after="0" w:lineRule="auto"/>
        <w:ind w:left="0" w:firstLine="720"/>
        <w:rPr/>
      </w:pPr>
      <w:r w:rsidDel="00000000" w:rsidR="00000000" w:rsidRPr="00000000">
        <w:rPr>
          <w:rtl w:val="0"/>
        </w:rPr>
      </w:r>
    </w:p>
    <w:p w:rsidR="00000000" w:rsidDel="00000000" w:rsidP="00000000" w:rsidRDefault="00000000" w:rsidRPr="00000000" w14:paraId="000004DE">
      <w:pPr>
        <w:spacing w:after="0" w:lineRule="auto"/>
        <w:ind w:left="0" w:firstLine="0"/>
        <w:rPr/>
      </w:pPr>
      <w:r w:rsidDel="00000000" w:rsidR="00000000" w:rsidRPr="00000000">
        <w:rPr>
          <w:rtl w:val="0"/>
        </w:rPr>
        <w:t xml:space="preserve"> </w:t>
      </w:r>
    </w:p>
    <w:sectPr>
      <w:type w:val="nextPage"/>
      <w:pgSz w:h="15840" w:w="12240" w:orient="portrait"/>
      <w:pgMar w:bottom="1440.0000000000002" w:top="1440.0000000000002" w:left="1440.0000000000002" w:right="1440.0000000000002"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neet Bhandari" w:id="28" w:date="2026-02-11T09:19:25Z">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format this section.</w:t>
      </w:r>
    </w:p>
  </w:comment>
  <w:comment w:author="Vineet Bhandari" w:id="8" w:date="2026-02-11T09:18:18Z">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@antony@cdpi.dev - didnt we once discuss to also include information on the relevant trust infra (PKI/dedi) in the scope?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antony@cdpi.dev_</w:t>
      </w:r>
    </w:p>
  </w:comment>
  <w:comment w:author="Vineet Bhandari" w:id="17" w:date="2026-02-11T09:27:30Z">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keep the tabular format. We can def. simplify it. But its important to have KPIs clearly called out. Or at the minimum, bring KPIs here.</w:t>
      </w:r>
    </w:p>
  </w:comment>
  <w:comment w:author="Tanushka Vaid" w:id="18" w:date="2026-02-11T09:39:58Z">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Fithya Findie" w:id="19" w:date="2026-02-12T19:25:50Z">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back the table. Whats inside is a combination of Peru and T&amp;T, but also tried to bring it one level up more abstract. Have a look. @vineet@cdpi.dev @tanushka@cdpi.dev</w:t>
      </w:r>
    </w:p>
  </w:comment>
  <w:comment w:author="Tanushka Vaid" w:id="20" w:date="2026-02-16T12:21:52Z">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please green highlight the specific things that have been modified instead of the whole table? I think some of this was there in the previous version as well @findie@cdpi.dev</w:t>
      </w:r>
    </w:p>
  </w:comment>
  <w:comment w:author="Tanushka Vaid" w:id="21" w:date="2026-02-16T12:23:59Z">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did you mean to make it blue? to show it has to be updated with each implementation?</w:t>
      </w:r>
    </w:p>
  </w:comment>
  <w:comment w:author="Fithya Findie" w:id="22" w:date="2026-02-18T05:12:38Z">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a version that tries to incorporate basic program deliverables , having read the 3 versions and looked at what the program tries to achieve from end to end. so the format (table wise) is from Peru, wording is a combination of original/ T&amp;T and combined with Peru. But also i used Togo to compare the difference/ flow. Anyway, I have tried to color code now for ease reference. @tanushka@cdpi.dev</w:t>
      </w:r>
    </w:p>
  </w:comment>
  <w:comment w:author="Fithya Findie" w:id="13" w:date="2025-11-21T14:17:00Z">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Togo, it continues with "and exploitation". Do we also add? @antony@cdpi.dev</w:t>
      </w:r>
    </w:p>
  </w:comment>
  <w:comment w:author="Vineet Bhandari" w:id="14" w:date="2026-02-11T06:47:30Z">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 Are you sure? If yes, then that needs to be fixed in the Togo scope :)</w:t>
      </w:r>
    </w:p>
  </w:comment>
  <w:comment w:author="Fithya Findie" w:id="15" w:date="2026-02-11T10:00:29Z">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sure. Same PR-902. What should be the intended word? Exploration? @vineet@cdpi.dev @lina@cdpi.dev</w:t>
      </w:r>
    </w:p>
  </w:comment>
  <w:comment w:author="Lina Hadboun" w:id="16" w:date="2026-02-24T18:31:16Z">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was an edit from MoE but that it wasn't an issue for @antony@cdpi.dev</w:t>
      </w:r>
    </w:p>
  </w:comment>
  <w:comment w:author="Tanushka Vaid" w:id="26" w:date="2026-02-11T09:46:06Z">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based on final programmatic deliverables</w:t>
      </w:r>
    </w:p>
  </w:comment>
  <w:comment w:author="Fithya Findie" w:id="27" w:date="2026-02-12T19:05:09Z">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Wordings are matched with the programmatic deliverables wording. But as you said TBD based on final programmatic deliverables.</w:t>
      </w:r>
    </w:p>
  </w:comment>
  <w:comment w:author="Fithya Findie" w:id="6" w:date="2026-02-12T15:26:33Z">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hyperlink when Final</w:t>
      </w:r>
    </w:p>
  </w:comment>
  <w:comment w:author="Fithya Findie" w:id="23" w:date="2026-02-12T19:24:09Z">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brevity, can we reword this to just "outputs" @vineet@cdpi.dev @tanushka@cdpi.dev</w:t>
      </w:r>
    </w:p>
  </w:comment>
  <w:comment w:author="Fithya Findie" w:id="5" w:date="2026-02-12T19:09:57Z">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when final (refer to Programmatic Deliverable section/ table)</w:t>
      </w:r>
    </w:p>
  </w:comment>
  <w:comment w:author="Fithya Findie" w:id="10" w:date="2025-11-21T15:26:45Z">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Togo doesnt have this.</w:t>
      </w:r>
    </w:p>
  </w:comment>
  <w:comment w:author="Vineet Bhandari" w:id="11" w:date="2026-02-11T09:15:53Z">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@lina@cdpi.dev - this section should be there. and updated accordingly.</w:t>
      </w:r>
    </w:p>
  </w:comment>
  <w:comment w:author="Lina Hadboun" w:id="12" w:date="2026-02-24T18:28:54Z">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togo is not using public cloud so i removed it it's not relevant for them</w:t>
      </w:r>
    </w:p>
  </w:comment>
  <w:comment w:author="Fithya Findie" w:id="25" w:date="2026-02-24T10:06:11Z">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all the section numbering when Final</w:t>
      </w:r>
    </w:p>
  </w:comment>
  <w:comment w:author="Fithya Findie" w:id="24" w:date="2026-02-24T10:05:50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naming and numbering when Final</w:t>
      </w:r>
    </w:p>
  </w:comment>
  <w:comment w:author="Fithya Findie" w:id="2" w:date="2026-02-03T11:02:59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this is Final, we can insert hyper link for all Annex (if need be).</w:t>
      </w:r>
    </w:p>
  </w:comment>
  <w:comment w:author="Fithya Findie" w:id="4" w:date="2026-02-03T11:02:59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this is Final, we can insert hyper link for all Annex (if need be).</w:t>
      </w:r>
    </w:p>
  </w:comment>
  <w:comment w:author="Fithya Findie" w:id="7" w:date="2026-02-24T09:52:17Z">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Finalise numbering/ hyperlink when Final</w:t>
      </w:r>
    </w:p>
  </w:comment>
  <w:comment w:author="Fithya Findie" w:id="30" w:date="2026-02-24T09:44:20Z">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hyperlink when Final</w:t>
      </w:r>
    </w:p>
  </w:comment>
  <w:comment w:author="Fithya Findie" w:id="29" w:date="2026-02-24T09:43:59Z">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Hyperlink when Final</w:t>
      </w:r>
    </w:p>
  </w:comment>
  <w:comment w:author="Fithya Findie" w:id="1" w:date="2026-02-24T09:57:47Z">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update page numbering when Final</w:t>
      </w:r>
    </w:p>
  </w:comment>
  <w:comment w:author="Fithya Findie" w:id="9" w:date="2026-02-24T09:51:39Z">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@antony@cdpi.dev , the subtitle looks ok? or should we remove the wording "Additional Information"? And you agree info on engagement model for public cloud is placed here below "COMPONENTS" section?</w:t>
      </w:r>
    </w:p>
  </w:comment>
  <w:comment w:author="Vineet Bhandari" w:id="3" w:date="2026-02-11T05:03:57Z">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updated after this is closed</w:t>
      </w:r>
    </w:p>
  </w:comment>
  <w:comment w:author="Vineet Bhandari" w:id="0" w:date="2026-02-11T05:19:12Z">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after this version is closed.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Outfit ExtraBold">
    <w:embedBold w:fontKey="{00000000-0000-0000-0000-000000000000}" r:id="rId1" w:subsetted="0"/>
  </w:font>
  <w:font w:name="Outfit Light">
    <w:embedRegular w:fontKey="{00000000-0000-0000-0000-000000000000}" r:id="rId2" w:subsetted="0"/>
    <w:embedBold w:fontKey="{00000000-0000-0000-0000-000000000000}" r:id="rId3" w:subsetted="0"/>
  </w:font>
  <w:font w:name="Outfit">
    <w:embedRegular w:fontKey="{00000000-0000-0000-0000-000000000000}" r:id="rId4" w:subsetted="0"/>
    <w:embedBold w:fontKey="{00000000-0000-0000-0000-000000000000}" r:id="rId5" w:subsetted="0"/>
  </w:font>
  <w:font w:name="Helvetica Neu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Outfit SemiBol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spacing w:after="0" w:lineRule="auto"/>
      <w:ind w:left="720" w:firstLine="0"/>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i w:val="1"/>
        <w:iCs w:val="1"/>
        <w:sz w:val="18"/>
        <w:szCs w:val="18"/>
      </w:rPr>
    </w:pPr>
    <w:r w:rsidDel="00000000" w:rsidR="00000000" w:rsidRPr="00000000">
      <w:rPr>
        <w:rtl w:val="0"/>
      </w:rPr>
    </w:r>
  </w:p>
  <w:p w:rsidR="00000000" w:rsidDel="00000000" w:rsidP="00000000" w:rsidRDefault="00000000" w:rsidRPr="00000000" w14:paraId="000004E2">
    <w:pPr>
      <w:rPr>
        <w:i w:val="1"/>
        <w:iCs w:val="1"/>
        <w:sz w:val="20"/>
        <w:szCs w:val="20"/>
      </w:rPr>
    </w:pPr>
    <w:r w:rsidDel="00000000" w:rsidR="00000000" w:rsidRPr="00000000">
      <w:rPr>
        <w:i w:val="1"/>
        <w:iCs w:val="1"/>
        <w:sz w:val="18"/>
        <w:szCs w:val="18"/>
        <w:rtl w:val="0"/>
      </w:rPr>
      <w:t xml:space="preserve">version </w:t>
    </w:r>
    <w:r w:rsidDel="00000000" w:rsidR="00000000" w:rsidRPr="00000000">
      <w:rPr>
        <w:i w:val="1"/>
        <w:iCs w:val="1"/>
        <w:sz w:val="18"/>
        <w:szCs w:val="18"/>
        <w:rtl w:val="0"/>
      </w:rPr>
      <w:t xml:space="preserve">2.0</w:t>
      <w:tab/>
    </w:r>
    <w:r w:rsidDel="00000000" w:rsidR="00000000" w:rsidRPr="00000000">
      <w:rPr>
        <w:i w:val="1"/>
        <w:iCs w:val="1"/>
        <w:sz w:val="18"/>
        <w:szCs w:val="18"/>
        <w:rtl w:val="0"/>
      </w:rPr>
      <w:tab/>
      <w:tab/>
      <w:t xml:space="preserve">VC Infrastructure - DaaS Scope Document</w:t>
      <w:tab/>
      <w:tab/>
      <w:tab/>
      <w:t xml:space="preserve">Page |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4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End-to-end use cases includes one issuance model and one acceptance model for the said use-case</w:t>
      </w:r>
    </w:p>
  </w:footnote>
  <w:footnote w:id="0">
    <w:p w:rsidR="00000000" w:rsidDel="00000000" w:rsidP="00000000" w:rsidRDefault="00000000" w:rsidRPr="00000000" w14:paraId="000004E7">
      <w:pPr>
        <w:spacing w:after="0" w:line="240" w:lineRule="auto"/>
        <w:ind w:right="585.4724409448835"/>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terms - accepting parties and verifiers - are used interchangeably in this document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08.6614173228347" w:hanging="283.46456692913387"/>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1156.5354330708662"/>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1440" w:hanging="1014.8031496062991"/>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425.19685039370086" w:hanging="360"/>
      </w:pPr>
      <w:rPr>
        <w:u w:val="none"/>
      </w:rPr>
    </w:lvl>
    <w:lvl w:ilvl="1">
      <w:start w:val="1"/>
      <w:numFmt w:val="lowerLetter"/>
      <w:lvlText w:val="%2."/>
      <w:lvlJc w:val="left"/>
      <w:pPr>
        <w:ind w:left="992.1259842519685"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utfit" w:cs="Outfit" w:eastAsia="Outfit" w:hAnsi="Outfit"/>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ind w:left="720" w:hanging="360"/>
    </w:pPr>
    <w:rPr>
      <w:b w:val="1"/>
      <w:bCs w:val="1"/>
      <w:color w:val="6e4afd"/>
      <w:sz w:val="28"/>
      <w:szCs w:val="28"/>
    </w:rPr>
  </w:style>
  <w:style w:type="paragraph" w:styleId="Heading2">
    <w:name w:val="heading 2"/>
    <w:basedOn w:val="Normal"/>
    <w:next w:val="Normal"/>
    <w:pPr>
      <w:keepNext w:val="1"/>
      <w:keepLines w:val="1"/>
      <w:ind w:left="1440" w:hanging="360"/>
    </w:pPr>
    <w:rPr>
      <w:b w:val="1"/>
      <w:bCs w:val="1"/>
      <w:color w:val="666666"/>
      <w:sz w:val="24"/>
      <w:szCs w:val="24"/>
    </w:rPr>
  </w:style>
  <w:style w:type="paragraph" w:styleId="Heading3">
    <w:name w:val="heading 3"/>
    <w:basedOn w:val="Normal"/>
    <w:next w:val="Normal"/>
    <w:pPr>
      <w:keepNext w:val="1"/>
      <w:keepLines w:val="1"/>
      <w:ind w:left="144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rFonts w:ascii="Outfit ExtraBold" w:cs="Outfit ExtraBold" w:eastAsia="Outfit ExtraBold" w:hAnsi="Outfit ExtraBold"/>
      <w:color w:val="6e4afd"/>
      <w:sz w:val="36"/>
      <w:szCs w:val="36"/>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_-T7KFtNA8bQEQcf9jA0seFjCvUQZpHYe9limIU2vGg/edit#heading=h.gu0aj0827xtl" TargetMode="External"/><Relationship Id="rId22" Type="http://schemas.openxmlformats.org/officeDocument/2006/relationships/hyperlink" Target="https://www.bis.org/publ/work1178.pdf" TargetMode="External"/><Relationship Id="rId21" Type="http://schemas.openxmlformats.org/officeDocument/2006/relationships/hyperlink" Target="https://drive.google.com/file/d/1kOEvGqjsKxoYvK3KglB77-DmmiZIykhA/view" TargetMode="External"/><Relationship Id="rId24" Type="http://schemas.openxmlformats.org/officeDocument/2006/relationships/image" Target="media/image1.png"/><Relationship Id="rId23" Type="http://schemas.openxmlformats.org/officeDocument/2006/relationships/hyperlink" Target="https://docs.cdpi.de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TcDkpxkQmh_CxyBYEczluatQjkpbwcK_1hyK35NEY0/edit#heading=h.8044twnr1shh" TargetMode="External"/><Relationship Id="rId26" Type="http://schemas.openxmlformats.org/officeDocument/2006/relationships/hyperlink" Target="https://docs.google.com/document/d/1uG7-5UxdJv9PzqR2STOtpquEhuhT5f1K/edit" TargetMode="External"/><Relationship Id="rId25" Type="http://schemas.openxmlformats.org/officeDocument/2006/relationships/hyperlink" Target="https://drive.google.com/file/d/154-mVogrSF3Aifs3LUMr6Nt-tTUhAlZg/view?usp=drive_link" TargetMode="External"/><Relationship Id="rId28" Type="http://schemas.openxmlformats.org/officeDocument/2006/relationships/hyperlink" Target="https://docs.google.com/spreadsheets/d/1NqeN0NuEOOsmQGmoPCmmBznqPPU9A6zsP4B0N7Z0ALE/edit?usp=sharing" TargetMode="External"/><Relationship Id="rId27" Type="http://schemas.openxmlformats.org/officeDocument/2006/relationships/hyperlink" Target="https://docs.google.com/document/d/1SBTR2wPWB92YYtisNMMkxgw9MjqgtM3p/edit"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drive.google.com/file/d/1kOEvGqjsKxoYvK3KglB77-DmmiZIykhA/view" TargetMode="External"/><Relationship Id="rId11" Type="http://schemas.openxmlformats.org/officeDocument/2006/relationships/hyperlink" Target="http://schema.org" TargetMode="External"/><Relationship Id="rId10" Type="http://schemas.openxmlformats.org/officeDocument/2006/relationships/hyperlink" Target="http://walt.id" TargetMode="External"/><Relationship Id="rId13" Type="http://schemas.openxmlformats.org/officeDocument/2006/relationships/hyperlink" Target="http://walt.id" TargetMode="External"/><Relationship Id="rId12" Type="http://schemas.openxmlformats.org/officeDocument/2006/relationships/hyperlink" Target="http://walt.id" TargetMode="External"/><Relationship Id="rId15" Type="http://schemas.openxmlformats.org/officeDocument/2006/relationships/header" Target="header2.xml"/><Relationship Id="rId14" Type="http://schemas.openxmlformats.org/officeDocument/2006/relationships/hyperlink" Target="http://walt.id" TargetMode="External"/><Relationship Id="rId17" Type="http://schemas.openxmlformats.org/officeDocument/2006/relationships/footer" Target="footer1.xml"/><Relationship Id="rId16" Type="http://schemas.openxmlformats.org/officeDocument/2006/relationships/header" Target="header1.xml"/><Relationship Id="rId19" Type="http://schemas.openxmlformats.org/officeDocument/2006/relationships/hyperlink" Target="https://carnegieendowment.org/research/2024/02/the-future-of-digital-public-infrastructure-a-thesis-for-rapid-global-adoption?lang=en" TargetMode="Externa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utfitExtraBold-bold.ttf"/><Relationship Id="rId2" Type="http://schemas.openxmlformats.org/officeDocument/2006/relationships/font" Target="fonts/OutfitLight-regular.ttf"/><Relationship Id="rId3" Type="http://schemas.openxmlformats.org/officeDocument/2006/relationships/font" Target="fonts/OutfitLight-bold.ttf"/><Relationship Id="rId4" Type="http://schemas.openxmlformats.org/officeDocument/2006/relationships/font" Target="fonts/Outfit-regular.ttf"/><Relationship Id="rId11" Type="http://schemas.openxmlformats.org/officeDocument/2006/relationships/font" Target="fonts/OutfitSemiBold-bold.ttf"/><Relationship Id="rId10" Type="http://schemas.openxmlformats.org/officeDocument/2006/relationships/font" Target="fonts/OutfitSemiBold-regular.ttf"/><Relationship Id="rId9" Type="http://schemas.openxmlformats.org/officeDocument/2006/relationships/font" Target="fonts/HelveticaNeue-boldItalic.ttf"/><Relationship Id="rId5" Type="http://schemas.openxmlformats.org/officeDocument/2006/relationships/font" Target="fonts/Outfit-bold.ttf"/><Relationship Id="rId6" Type="http://schemas.openxmlformats.org/officeDocument/2006/relationships/font" Target="fonts/HelveticaNeue-regular.ttf"/><Relationship Id="rId7" Type="http://schemas.openxmlformats.org/officeDocument/2006/relationships/font" Target="fonts/HelveticaNeue-bold.ttf"/><Relationship Id="rId8" Type="http://schemas.openxmlformats.org/officeDocument/2006/relationships/font" Target="fonts/HelveticaNeu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